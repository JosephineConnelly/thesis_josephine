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D26B4" w14:textId="77777777" w:rsidR="008411E3" w:rsidRDefault="002F55DA">
      <w:pPr>
        <w:spacing w:after="101" w:line="259" w:lineRule="auto"/>
        <w:ind w:left="8" w:firstLine="0"/>
      </w:pPr>
      <w:r>
        <w:rPr>
          <w:b/>
          <w:color w:val="004C71"/>
          <w:sz w:val="34"/>
        </w:rPr>
        <w:t>SoyAdapt (Working title)</w:t>
      </w:r>
    </w:p>
    <w:p w14:paraId="5592861B" w14:textId="77777777" w:rsidR="008411E3" w:rsidRDefault="002F55DA">
      <w:pPr>
        <w:spacing w:after="91" w:line="259" w:lineRule="auto"/>
        <w:ind w:left="3" w:firstLine="0"/>
      </w:pPr>
      <w:r>
        <w:t>Josephine Estelle Ananda Connelly</w:t>
      </w:r>
      <w:proofErr w:type="gramStart"/>
      <w:r>
        <w:rPr>
          <w:sz w:val="22"/>
          <w:vertAlign w:val="superscript"/>
        </w:rPr>
        <w:t>1,†</w:t>
      </w:r>
      <w:proofErr w:type="gramEnd"/>
      <w:r>
        <w:rPr>
          <w:sz w:val="22"/>
          <w:vertAlign w:val="superscript"/>
        </w:rPr>
        <w:t>,</w:t>
      </w:r>
      <w:r>
        <w:rPr>
          <w:rFonts w:ascii="Cambria" w:eastAsia="Cambria" w:hAnsi="Cambria" w:cs="Cambria"/>
          <w:sz w:val="23"/>
          <w:vertAlign w:val="superscript"/>
        </w:rPr>
        <w:t>∗</w:t>
      </w:r>
      <w:r>
        <w:t xml:space="preserve">, </w:t>
      </w:r>
      <w:commentRangeStart w:id="0"/>
      <w:r>
        <w:t>Guillaume Paul Ramstein</w:t>
      </w:r>
      <w:r>
        <w:rPr>
          <w:sz w:val="22"/>
          <w:vertAlign w:val="superscript"/>
        </w:rPr>
        <w:t>2</w:t>
      </w:r>
      <w:commentRangeEnd w:id="0"/>
      <w:r w:rsidR="00A5603E">
        <w:rPr>
          <w:rStyle w:val="CommentReference"/>
        </w:rPr>
        <w:commentReference w:id="0"/>
      </w:r>
      <w:r>
        <w:t>, Wolf L Eiserhardt</w:t>
      </w:r>
      <w:r>
        <w:rPr>
          <w:sz w:val="22"/>
          <w:vertAlign w:val="superscript"/>
        </w:rPr>
        <w:t xml:space="preserve">3 </w:t>
      </w:r>
      <w:r>
        <w:t>and Torben Asp</w:t>
      </w:r>
      <w:r>
        <w:rPr>
          <w:sz w:val="22"/>
          <w:vertAlign w:val="superscript"/>
        </w:rPr>
        <w:t>4</w:t>
      </w:r>
    </w:p>
    <w:p w14:paraId="712F94EB" w14:textId="77777777" w:rsidR="008411E3" w:rsidRDefault="002F55DA">
      <w:pPr>
        <w:spacing w:after="33" w:line="263" w:lineRule="auto"/>
        <w:ind w:left="3" w:hanging="10"/>
      </w:pPr>
      <w:r>
        <w:rPr>
          <w:sz w:val="13"/>
          <w:vertAlign w:val="superscript"/>
        </w:rPr>
        <w:t>1,2,4</w:t>
      </w:r>
      <w:r>
        <w:rPr>
          <w:sz w:val="13"/>
        </w:rPr>
        <w:t>Centre for Quantitative Genetics and Genomics, Faculty of Technical Sciences, Aarhus University (DK).</w:t>
      </w:r>
    </w:p>
    <w:p w14:paraId="4970F6C7" w14:textId="77777777" w:rsidR="008411E3" w:rsidRDefault="002F55DA">
      <w:pPr>
        <w:spacing w:after="33" w:line="263" w:lineRule="auto"/>
        <w:ind w:left="3" w:hanging="10"/>
      </w:pPr>
      <w:r>
        <w:rPr>
          <w:sz w:val="13"/>
          <w:vertAlign w:val="superscript"/>
        </w:rPr>
        <w:t>1,3</w:t>
      </w:r>
      <w:r>
        <w:rPr>
          <w:sz w:val="13"/>
        </w:rPr>
        <w:t>Department of Biology, Faculty of Natural Sciences, Aarhus University, (DK).</w:t>
      </w:r>
    </w:p>
    <w:p w14:paraId="0DB8106E" w14:textId="77777777" w:rsidR="008411E3" w:rsidRDefault="002F55DA">
      <w:pPr>
        <w:spacing w:after="273" w:line="263" w:lineRule="auto"/>
        <w:ind w:left="3" w:hanging="10"/>
      </w:pPr>
      <w:r>
        <w:rPr>
          <w:sz w:val="13"/>
          <w:vertAlign w:val="superscript"/>
        </w:rPr>
        <w:t>3</w:t>
      </w:r>
      <w:r>
        <w:rPr>
          <w:sz w:val="13"/>
        </w:rPr>
        <w:t>Royal Botanic Gardens, Kew, (UK).</w:t>
      </w:r>
    </w:p>
    <w:p w14:paraId="695B0128" w14:textId="77777777" w:rsidR="008411E3" w:rsidRDefault="002F55DA">
      <w:pPr>
        <w:spacing w:after="421"/>
        <w:ind w:left="-3" w:right="13"/>
      </w:pPr>
      <w:r>
        <w:rPr>
          <w:rFonts w:ascii="Cambria" w:eastAsia="Cambria" w:hAnsi="Cambria" w:cs="Cambria"/>
          <w:sz w:val="22"/>
          <w:vertAlign w:val="superscript"/>
        </w:rPr>
        <w:t>∗</w:t>
      </w:r>
      <w:r>
        <w:t>Corresponding author: AU, JosephineConnelly@qgg.uni.dk.</w:t>
      </w:r>
    </w:p>
    <w:p w14:paraId="7ED8429E" w14:textId="77777777" w:rsidR="008411E3" w:rsidRDefault="002F55DA" w:rsidP="00356F43">
      <w:pPr>
        <w:pStyle w:val="Heading1"/>
        <w:spacing w:after="68" w:line="259" w:lineRule="auto"/>
        <w:ind w:left="0" w:firstLine="0"/>
      </w:pPr>
      <w:commentRangeStart w:id="1"/>
      <w:r>
        <w:rPr>
          <w:color w:val="004C71"/>
          <w:sz w:val="19"/>
        </w:rPr>
        <w:t>Abstract</w:t>
      </w:r>
      <w:commentRangeEnd w:id="1"/>
      <w:r w:rsidR="00A5603E">
        <w:rPr>
          <w:rStyle w:val="CommentReference"/>
          <w:b w:val="0"/>
        </w:rPr>
        <w:commentReference w:id="1"/>
      </w:r>
    </w:p>
    <w:p w14:paraId="4980B28A" w14:textId="1663764F" w:rsidR="008411E3" w:rsidRDefault="002F55DA">
      <w:pPr>
        <w:spacing w:after="206"/>
        <w:ind w:left="-3" w:right="13"/>
      </w:pPr>
      <w:r>
        <w:t xml:space="preserve">Soybean, belonging to the Fabaceae family and scientifically known as </w:t>
      </w:r>
      <w:r>
        <w:rPr>
          <w:i/>
        </w:rPr>
        <w:t xml:space="preserve">Glycine max </w:t>
      </w:r>
      <w:r>
        <w:t xml:space="preserve">(L. Merrill), is globally recognised as the primary legume crop due to its high protein and oil content. However, its genetic diversity has decreased over time due to domestication and intensive artificial selection, driving the need to look </w:t>
      </w:r>
      <w:commentRangeStart w:id="2"/>
      <w:r>
        <w:t>elsewhere</w:t>
      </w:r>
      <w:commentRangeEnd w:id="2"/>
      <w:r w:rsidR="00A5603E">
        <w:rPr>
          <w:rStyle w:val="CommentReference"/>
        </w:rPr>
        <w:commentReference w:id="2"/>
      </w:r>
      <w:r>
        <w:t xml:space="preserve"> to increase germplasm utilisation for abiotic adaptation (</w:t>
      </w:r>
      <w:r>
        <w:rPr>
          <w:color w:val="0000FF"/>
        </w:rPr>
        <w:t xml:space="preserve">Hyten </w:t>
      </w:r>
      <w:r>
        <w:rPr>
          <w:i/>
          <w:color w:val="0000FF"/>
        </w:rPr>
        <w:t xml:space="preserve">et al. </w:t>
      </w:r>
      <w:r>
        <w:rPr>
          <w:color w:val="0000FF"/>
        </w:rPr>
        <w:t>2006</w:t>
      </w:r>
      <w:r>
        <w:t xml:space="preserve">; </w:t>
      </w:r>
      <w:r>
        <w:rPr>
          <w:color w:val="0000FF"/>
        </w:rPr>
        <w:t xml:space="preserve">Gizlice </w:t>
      </w:r>
      <w:r>
        <w:rPr>
          <w:i/>
          <w:color w:val="0000FF"/>
        </w:rPr>
        <w:t xml:space="preserve">et al. </w:t>
      </w:r>
      <w:r>
        <w:rPr>
          <w:color w:val="0000FF"/>
        </w:rPr>
        <w:t>1996</w:t>
      </w:r>
      <w:r>
        <w:t>). Relevant accessions with the potential for abiotic adaptation to cold tolerance have been identified [@haupt20]. Additionally 160 Swedish accessions, originating from a Swedish breed for the adaptation to the cool climate of north western Europe and stored in the NordGen gene bank have been unearthed [@holmberg1973]. We will interpret the plant genetic resources available, so as to utilise the genetic potential. To facilitate targeted selection of promising accessions from soybeans vast germplasm collections, and unveiling the genetic data stored in the NordGen seed banks. findings are: ...</w:t>
      </w:r>
    </w:p>
    <w:p w14:paraId="00BE7ECF" w14:textId="26F7FDE7" w:rsidR="00356F43" w:rsidRDefault="00356F43" w:rsidP="00356F43">
      <w:pPr>
        <w:spacing w:after="449" w:line="263" w:lineRule="auto"/>
        <w:ind w:left="3" w:hanging="10"/>
      </w:pPr>
      <w:r>
        <w:rPr>
          <w:b/>
          <w:sz w:val="15"/>
        </w:rPr>
        <w:t xml:space="preserve">Keywords: </w:t>
      </w:r>
      <w:r>
        <w:rPr>
          <w:sz w:val="17"/>
        </w:rPr>
        <w:t>Soy; population genetics; Diversity; Selection; more keywords</w:t>
      </w:r>
    </w:p>
    <w:p w14:paraId="694E3DCF" w14:textId="77777777" w:rsidR="008411E3" w:rsidRDefault="002F55DA">
      <w:pPr>
        <w:pStyle w:val="Heading1"/>
        <w:spacing w:after="68" w:line="259" w:lineRule="auto"/>
        <w:ind w:left="3"/>
      </w:pPr>
      <w:r>
        <w:rPr>
          <w:color w:val="004C71"/>
          <w:sz w:val="19"/>
        </w:rPr>
        <w:t>Introduction</w:t>
      </w:r>
    </w:p>
    <w:p w14:paraId="79A61AB1" w14:textId="77777777" w:rsidR="008411E3" w:rsidRDefault="002F55DA">
      <w:pPr>
        <w:ind w:left="-3" w:right="13"/>
      </w:pPr>
      <w:r>
        <w:rPr>
          <w:i/>
        </w:rPr>
        <w:t xml:space="preserve">what we already know: </w:t>
      </w:r>
      <w:r>
        <w:t xml:space="preserve">Several severe genetic bottlenecks occurred in soybean. Compared to the </w:t>
      </w:r>
      <w:commentRangeStart w:id="3"/>
      <w:r>
        <w:t>wild species</w:t>
      </w:r>
      <w:commentRangeEnd w:id="3"/>
      <w:r w:rsidR="00A5603E">
        <w:rPr>
          <w:rStyle w:val="CommentReference"/>
        </w:rPr>
        <w:commentReference w:id="3"/>
      </w:r>
      <w:r>
        <w:t>, the genetic diversity</w:t>
      </w:r>
    </w:p>
    <w:p w14:paraId="745AF91A" w14:textId="3D7FC1E5" w:rsidR="008411E3" w:rsidRDefault="002F55DA">
      <w:pPr>
        <w:spacing w:after="20" w:line="238" w:lineRule="auto"/>
        <w:ind w:left="-5" w:right="16" w:hanging="2"/>
        <w:jc w:val="both"/>
      </w:pPr>
      <w:r>
        <w:t xml:space="preserve">was halved, resulting in a loss of 81% of rare alleles (Hyten et al., 2006). Additionally, two major bottlenecks occurred during the development of North American modern cultivars, where only </w:t>
      </w:r>
      <w:ins w:id="4" w:author="Guillaume Ramstein" w:date="2023-06-09T10:22:00Z">
        <w:r w:rsidR="00A5603E">
          <w:rPr>
            <w:lang w:val="en-US"/>
          </w:rPr>
          <w:t>relatively</w:t>
        </w:r>
      </w:ins>
      <w:del w:id="5" w:author="Guillaume Ramstein" w:date="2023-06-09T10:22:00Z">
        <w:r w:rsidDel="00A5603E">
          <w:delText>a</w:delText>
        </w:r>
      </w:del>
      <w:r>
        <w:t xml:space="preserve"> few landraces were </w:t>
      </w:r>
      <w:commentRangeStart w:id="6"/>
      <w:r>
        <w:t>used</w:t>
      </w:r>
      <w:commentRangeEnd w:id="6"/>
      <w:r w:rsidR="00A5603E">
        <w:rPr>
          <w:rStyle w:val="CommentReference"/>
        </w:rPr>
        <w:commentReference w:id="6"/>
      </w:r>
      <w:r>
        <w:t xml:space="preserve">. </w:t>
      </w:r>
      <w:del w:id="7" w:author="Guillaume Ramstein" w:date="2023-06-09T10:22:00Z">
        <w:r w:rsidDel="00A5603E">
          <w:delText xml:space="preserve">And </w:delText>
        </w:r>
        <w:commentRangeStart w:id="8"/>
        <w:r w:rsidDel="00A5603E">
          <w:delText>as</w:delText>
        </w:r>
      </w:del>
      <w:ins w:id="9" w:author="Guillaume Ramstein" w:date="2023-06-09T10:22:00Z">
        <w:r w:rsidR="00A5603E">
          <w:rPr>
            <w:lang w:val="en-US"/>
          </w:rPr>
          <w:t>As</w:t>
        </w:r>
      </w:ins>
      <w:r>
        <w:t xml:space="preserve"> a result of intensive soybean breeding over the past 75 years</w:t>
      </w:r>
      <w:commentRangeEnd w:id="8"/>
      <w:r w:rsidR="00A5603E">
        <w:rPr>
          <w:rStyle w:val="CommentReference"/>
        </w:rPr>
        <w:commentReference w:id="8"/>
      </w:r>
      <w:r>
        <w:t xml:space="preserve">. Elite cultivars have emerged, but they are derived from only about 19 landraces. Consequently, the North American breeding pools now retain only </w:t>
      </w:r>
      <w:commentRangeStart w:id="10"/>
      <w:r>
        <w:t xml:space="preserve">72% of genome diversity </w:t>
      </w:r>
      <w:commentRangeEnd w:id="10"/>
      <w:r w:rsidR="00A5603E">
        <w:rPr>
          <w:rStyle w:val="CommentReference"/>
        </w:rPr>
        <w:commentReference w:id="10"/>
      </w:r>
      <w:r>
        <w:t>and have lost 79% of rare alleles found in diverse landraces (Gizlice et al., 1996).</w:t>
      </w:r>
    </w:p>
    <w:p w14:paraId="61133D93" w14:textId="77777777" w:rsidR="008411E3" w:rsidRDefault="002F55DA">
      <w:pPr>
        <w:spacing w:after="0" w:line="265" w:lineRule="auto"/>
        <w:ind w:left="10" w:right="7" w:hanging="10"/>
        <w:jc w:val="right"/>
      </w:pPr>
      <w:r>
        <w:rPr>
          <w:i/>
        </w:rPr>
        <w:t>soybean needs to be grown in the north</w:t>
      </w:r>
      <w:r>
        <w:t xml:space="preserve">: Modern soybean breeding has led to yield increases of 229 kg </w:t>
      </w:r>
      <w:r>
        <w:rPr>
          <w:i/>
        </w:rPr>
        <w:t>ha</w:t>
      </w:r>
      <w:r>
        <w:rPr>
          <w:rFonts w:ascii="Cambria" w:eastAsia="Cambria" w:hAnsi="Cambria" w:cs="Cambria"/>
          <w:sz w:val="22"/>
          <w:vertAlign w:val="superscript"/>
        </w:rPr>
        <w:t>−</w:t>
      </w:r>
      <w:r>
        <w:rPr>
          <w:vertAlign w:val="superscript"/>
        </w:rPr>
        <w:t xml:space="preserve">1 </w:t>
      </w:r>
      <w:r>
        <w:t>yr</w:t>
      </w:r>
      <w:r>
        <w:rPr>
          <w:rFonts w:ascii="Cambria" w:eastAsia="Cambria" w:hAnsi="Cambria" w:cs="Cambria"/>
          <w:sz w:val="22"/>
          <w:vertAlign w:val="superscript"/>
        </w:rPr>
        <w:t>−</w:t>
      </w:r>
      <w:r>
        <w:rPr>
          <w:vertAlign w:val="superscript"/>
        </w:rPr>
        <w:t xml:space="preserve">1 </w:t>
      </w:r>
      <w:r>
        <w:t>(Rincker et al., 2014),</w:t>
      </w:r>
    </w:p>
    <w:p w14:paraId="3A2E163B" w14:textId="77777777" w:rsidR="008411E3" w:rsidRDefault="002F55DA">
      <w:pPr>
        <w:ind w:left="-3" w:right="13"/>
      </w:pPr>
      <w:r>
        <w:t>gaining a deeper understanding of the genomic basis of this progress could offer valuable insights for advancing and adapting soybean cultivation even further.</w:t>
      </w:r>
    </w:p>
    <w:p w14:paraId="1517A982" w14:textId="77777777" w:rsidR="008411E3" w:rsidRDefault="002F55DA">
      <w:pPr>
        <w:ind w:left="-6" w:right="13" w:firstLine="244"/>
      </w:pPr>
      <w:r>
        <w:t xml:space="preserve">Expanding the production of soy to the northern climates by leveraging the advancements in soybean breeding and focusing on the genes relevant to adaption, can diversify the global supply chain, reduce </w:t>
      </w:r>
      <w:commentRangeStart w:id="11"/>
      <w:r>
        <w:t>dependency</w:t>
      </w:r>
      <w:commentRangeEnd w:id="11"/>
      <w:r w:rsidR="00A5603E">
        <w:rPr>
          <w:rStyle w:val="CommentReference"/>
        </w:rPr>
        <w:commentReference w:id="11"/>
      </w:r>
      <w:r>
        <w:t xml:space="preserve">, and potentially alleviate the environmental pressures associated with soy production </w:t>
      </w:r>
      <w:commentRangeStart w:id="12"/>
      <w:r>
        <w:t>in</w:t>
      </w:r>
      <w:commentRangeEnd w:id="12"/>
      <w:r w:rsidR="00A5603E">
        <w:rPr>
          <w:rStyle w:val="CommentReference"/>
        </w:rPr>
        <w:commentReference w:id="12"/>
      </w:r>
      <w:r>
        <w:t xml:space="preserve"> high biodiversity, sensitive areas/ecologically vulnerable regions. With the global demand for soy and the need for sustainable agricultural practices, investing in breeding programs to develop soybean varieties suitable for northern climates can present a promising solution. The swedish breedingprogram by Holmberg </w:t>
      </w:r>
      <w:r>
        <w:rPr>
          <w:i/>
        </w:rPr>
        <w:t>the swedish soybeans (goals and scope)</w:t>
      </w:r>
    </w:p>
    <w:p w14:paraId="47CE8C0F" w14:textId="77777777" w:rsidR="008411E3" w:rsidRDefault="002F55DA">
      <w:pPr>
        <w:spacing w:after="0" w:line="259" w:lineRule="auto"/>
        <w:ind w:left="247" w:firstLine="0"/>
      </w:pPr>
      <w:r>
        <w:rPr>
          <w:i/>
        </w:rPr>
        <w:t>mention approaches</w:t>
      </w:r>
    </w:p>
    <w:p w14:paraId="59DFFF41" w14:textId="77777777" w:rsidR="008411E3" w:rsidRDefault="002F55DA">
      <w:pPr>
        <w:spacing w:after="204"/>
        <w:ind w:left="250" w:right="13"/>
      </w:pPr>
      <w:r>
        <w:rPr>
          <w:i/>
        </w:rPr>
        <w:t xml:space="preserve">In this study we </w:t>
      </w:r>
      <w:r>
        <w:t>The goal is to help precipitate the utilisation of these soybean genetic resources.</w:t>
      </w:r>
    </w:p>
    <w:p w14:paraId="72046261" w14:textId="77777777" w:rsidR="00356F43" w:rsidRDefault="002F55DA">
      <w:pPr>
        <w:spacing w:after="20" w:line="238" w:lineRule="auto"/>
        <w:ind w:left="-5" w:right="16" w:hanging="2"/>
        <w:jc w:val="both"/>
        <w:rPr>
          <w:b/>
          <w:color w:val="004C71"/>
          <w:sz w:val="19"/>
        </w:rPr>
      </w:pPr>
      <w:r>
        <w:rPr>
          <w:b/>
          <w:color w:val="004C71"/>
          <w:sz w:val="19"/>
        </w:rPr>
        <w:t xml:space="preserve">Materials and methods </w:t>
      </w:r>
    </w:p>
    <w:p w14:paraId="0150385C" w14:textId="16CDD8D7" w:rsidR="008411E3" w:rsidRDefault="002F55DA" w:rsidP="00356F43">
      <w:pPr>
        <w:spacing w:after="20" w:line="238" w:lineRule="auto"/>
        <w:ind w:left="9" w:right="16" w:firstLine="0"/>
        <w:jc w:val="both"/>
      </w:pPr>
      <w:commentRangeStart w:id="13"/>
      <w:r>
        <w:t xml:space="preserve">what is the data: </w:t>
      </w:r>
      <w:commentRangeEnd w:id="13"/>
      <w:r w:rsidR="00A5603E">
        <w:rPr>
          <w:rStyle w:val="CommentReference"/>
        </w:rPr>
        <w:commentReference w:id="13"/>
      </w:r>
      <w:r>
        <w:t xml:space="preserve">160 soybean accessions were obtained from the </w:t>
      </w:r>
      <w:proofErr w:type="spellStart"/>
      <w:r>
        <w:t>Nordgen</w:t>
      </w:r>
      <w:proofErr w:type="spellEnd"/>
      <w:r>
        <w:t xml:space="preserve"> </w:t>
      </w:r>
      <w:proofErr w:type="spellStart"/>
      <w:r>
        <w:t>genebank</w:t>
      </w:r>
      <w:proofErr w:type="spellEnd"/>
      <w:r>
        <w:t xml:space="preserve">, and </w:t>
      </w:r>
      <w:commentRangeStart w:id="14"/>
      <w:r>
        <w:t>155</w:t>
      </w:r>
      <w:commentRangeEnd w:id="14"/>
      <w:r w:rsidR="00A5603E">
        <w:rPr>
          <w:rStyle w:val="CommentReference"/>
        </w:rPr>
        <w:commentReference w:id="14"/>
      </w:r>
      <w:r>
        <w:t xml:space="preserve"> of these accessions are of Swedish origin. These accessions are thought to originate from a Swedish breeding program running from the </w:t>
      </w:r>
      <w:commentRangeStart w:id="15"/>
      <w:r>
        <w:t>1840s</w:t>
      </w:r>
      <w:commentRangeEnd w:id="15"/>
      <w:r w:rsidR="00A5603E">
        <w:rPr>
          <w:rStyle w:val="CommentReference"/>
        </w:rPr>
        <w:commentReference w:id="15"/>
      </w:r>
      <w:r>
        <w:t xml:space="preserve"> to the 1970s which used material consisting of a mixture of elite cultivars of the time and Japanese landraces, breeding for the adaptation to the cool climate of northwestern Europe </w:t>
      </w:r>
      <w:r>
        <w:rPr>
          <w:color w:val="0000FF"/>
        </w:rPr>
        <w:t xml:space="preserve">Holmberg </w:t>
      </w:r>
      <w:r>
        <w:t>(</w:t>
      </w:r>
      <w:r>
        <w:rPr>
          <w:color w:val="0000FF"/>
        </w:rPr>
        <w:t>1973</w:t>
      </w:r>
      <w:r>
        <w:t>).</w:t>
      </w:r>
    </w:p>
    <w:p w14:paraId="7D8EC96E" w14:textId="14D79A85" w:rsidR="008411E3" w:rsidRDefault="002F55DA">
      <w:pPr>
        <w:ind w:left="-6" w:right="13" w:firstLine="239"/>
      </w:pPr>
      <w:r>
        <w:t xml:space="preserve">The Core collection used here is a subset of the large soybean germplasm collection, the USDA genebank accessions consisting of 415 of the USDA soy germplasm accessions. </w:t>
      </w:r>
      <w:commentRangeStart w:id="16"/>
      <w:r>
        <w:t xml:space="preserve">This Core collection has been selected with a focus on adaptation to high-latitude cold regions using environmental data from phenotypic trials in </w:t>
      </w:r>
      <w:proofErr w:type="gramStart"/>
      <w:r>
        <w:t>Germany, and</w:t>
      </w:r>
      <w:proofErr w:type="gramEnd"/>
      <w:r>
        <w:t xml:space="preserve"> comparing Donor </w:t>
      </w:r>
      <w:ins w:id="17" w:author="Guillaume Ramstein" w:date="2023-06-09T11:34:00Z">
        <w:r w:rsidR="00A5603E">
          <w:rPr>
            <w:lang w:val="en-US"/>
          </w:rPr>
          <w:t>p</w:t>
        </w:r>
      </w:ins>
      <w:proofErr w:type="spellStart"/>
      <w:r>
        <w:t>opulation</w:t>
      </w:r>
      <w:proofErr w:type="spellEnd"/>
      <w:r>
        <w:t xml:space="preserve"> of Environments (DPE) in Asia </w:t>
      </w:r>
      <w:del w:id="18" w:author="Guillaume Ramstein" w:date="2023-06-09T11:34:00Z">
        <w:r w:rsidDel="00A5603E">
          <w:delText xml:space="preserve">and </w:delText>
        </w:r>
      </w:del>
      <w:ins w:id="19" w:author="Guillaume Ramstein" w:date="2023-06-09T11:34:00Z">
        <w:r w:rsidR="00A5603E">
          <w:rPr>
            <w:lang w:val="en-US"/>
          </w:rPr>
          <w:t>with</w:t>
        </w:r>
        <w:r w:rsidR="00A5603E">
          <w:t xml:space="preserve"> </w:t>
        </w:r>
      </w:ins>
      <w:r>
        <w:t xml:space="preserve">the Target Population of Environments (TPE) in Central Europe. </w:t>
      </w:r>
      <w:commentRangeEnd w:id="16"/>
      <w:r w:rsidR="00A5603E">
        <w:rPr>
          <w:rStyle w:val="CommentReference"/>
        </w:rPr>
        <w:commentReference w:id="16"/>
      </w:r>
      <w:r>
        <w:t xml:space="preserve">From the 3663 accessions, two diverse core collections of 183 and 366 accessions were created. These 514 diversity panels are used here </w:t>
      </w:r>
      <w:del w:id="20" w:author="Guillaume Ramstein" w:date="2023-06-09T11:34:00Z">
        <w:r w:rsidDel="00A5603E">
          <w:delText>due to that</w:delText>
        </w:r>
      </w:del>
      <w:ins w:id="21" w:author="Guillaume Ramstein" w:date="2023-06-09T11:34:00Z">
        <w:r w:rsidR="00A5603E">
          <w:rPr>
            <w:lang w:val="en-US"/>
          </w:rPr>
          <w:t>because</w:t>
        </w:r>
      </w:ins>
      <w:r>
        <w:t xml:space="preserve"> they are likely preadapted to cultivation in Central Europe, while simultaneously conserving a high level of genetic diversity.</w:t>
      </w:r>
    </w:p>
    <w:p w14:paraId="759FA607" w14:textId="77777777" w:rsidR="00356F43" w:rsidRDefault="002F55DA">
      <w:pPr>
        <w:ind w:left="250" w:right="4405"/>
      </w:pPr>
      <w:r>
        <w:t xml:space="preserve">USDA germplasm of soybean consists of ... soybase.org. Founders 10. </w:t>
      </w:r>
    </w:p>
    <w:p w14:paraId="69D28103" w14:textId="7A07C2EC" w:rsidR="008411E3" w:rsidRDefault="008411E3">
      <w:pPr>
        <w:ind w:left="250" w:right="4405"/>
      </w:pPr>
    </w:p>
    <w:p w14:paraId="4BAC45CD" w14:textId="77777777" w:rsidR="008411E3" w:rsidRDefault="002F55DA">
      <w:pPr>
        <w:pStyle w:val="Heading1"/>
        <w:ind w:left="3"/>
      </w:pPr>
      <w:r>
        <w:t>Genotyping and filtering of whole genome sequence SNP</w:t>
      </w:r>
    </w:p>
    <w:p w14:paraId="2AFEB106" w14:textId="0F3582D6" w:rsidR="008411E3" w:rsidRDefault="002F55DA">
      <w:pPr>
        <w:spacing w:after="20" w:line="238" w:lineRule="auto"/>
        <w:ind w:left="-5" w:right="16" w:hanging="2"/>
        <w:jc w:val="both"/>
      </w:pPr>
      <w:r>
        <w:rPr>
          <w:i/>
        </w:rPr>
        <w:t xml:space="preserve">What was done: </w:t>
      </w:r>
      <w:r>
        <w:t xml:space="preserve">The accessions from the Nordgen genebank and the Core collection accessions were whole genome sequenced. Four of the Core collection seeds didn’t germinate in time for the sequencing, resulting in </w:t>
      </w:r>
      <w:del w:id="22" w:author="Guillaume Ramstein" w:date="2023-06-09T11:35:00Z">
        <w:r w:rsidDel="00A5603E">
          <w:delText xml:space="preserve">accessions sequenced </w:delText>
        </w:r>
      </w:del>
      <w:r>
        <w:t>574</w:t>
      </w:r>
      <w:ins w:id="23" w:author="Guillaume Ramstein" w:date="2023-06-09T11:35:00Z">
        <w:r w:rsidR="00A5603E">
          <w:rPr>
            <w:lang w:val="en-US"/>
          </w:rPr>
          <w:t xml:space="preserve"> sequenced core accessions</w:t>
        </w:r>
      </w:ins>
      <w:r>
        <w:t>. Of the Nordgen accessions, Four were of Latvian origin and therefore excluded.</w:t>
      </w:r>
    </w:p>
    <w:p w14:paraId="07DA0E12" w14:textId="5D9B89D5" w:rsidR="008411E3" w:rsidRDefault="002F55DA">
      <w:pPr>
        <w:spacing w:after="20" w:line="238" w:lineRule="auto"/>
        <w:ind w:left="-7" w:right="16" w:firstLine="239"/>
        <w:jc w:val="both"/>
      </w:pPr>
      <w:r>
        <w:rPr>
          <w:i/>
        </w:rPr>
        <w:lastRenderedPageBreak/>
        <w:t xml:space="preserve">GATK: </w:t>
      </w:r>
      <w:r>
        <w:t xml:space="preserve">The reads were aligned to the Williams 82 2a reference genome ( (Schmutz et al. 2010).) </w:t>
      </w:r>
      <w:del w:id="24" w:author="Guillaume Ramstein" w:date="2023-06-09T11:37:00Z">
        <w:r w:rsidDel="00A5603E">
          <w:delText>adapted from</w:delText>
        </w:r>
      </w:del>
      <w:ins w:id="25" w:author="Guillaume Ramstein" w:date="2023-06-09T11:37:00Z">
        <w:r w:rsidR="00A5603E">
          <w:rPr>
            <w:lang w:val="en-US"/>
          </w:rPr>
          <w:t>Based on</w:t>
        </w:r>
      </w:ins>
      <w:r>
        <w:t xml:space="preserve"> </w:t>
      </w:r>
      <w:commentRangeStart w:id="26"/>
      <w:r>
        <w:t>GATK Best Practices</w:t>
      </w:r>
      <w:commentRangeEnd w:id="26"/>
      <w:r w:rsidR="00A5603E">
        <w:rPr>
          <w:rStyle w:val="CommentReference"/>
        </w:rPr>
        <w:commentReference w:id="26"/>
      </w:r>
      <w:r>
        <w:t>, keeping MQ30 and biallelic sites and applying a MAF filter of 0.01 in order to remove rare variants from the data, reducing the number of SNPs from 17,648,123 to 10,000,122. For a detailed account of programs and commands used see supplementary material:</w:t>
      </w:r>
    </w:p>
    <w:p w14:paraId="535A88AD" w14:textId="77777777" w:rsidR="008411E3" w:rsidRDefault="002F55DA">
      <w:pPr>
        <w:spacing w:after="0" w:line="259" w:lineRule="auto"/>
        <w:ind w:left="8" w:firstLine="0"/>
      </w:pPr>
      <w:r>
        <w:rPr>
          <w:color w:val="0000FF"/>
        </w:rPr>
        <w:t>Supplementary Material</w:t>
      </w:r>
    </w:p>
    <w:p w14:paraId="533A4145" w14:textId="2BF2CD73" w:rsidR="008411E3" w:rsidRDefault="002F55DA">
      <w:pPr>
        <w:spacing w:after="219"/>
        <w:ind w:left="-6" w:right="13" w:firstLine="239"/>
      </w:pPr>
      <w:r>
        <w:rPr>
          <w:i/>
        </w:rPr>
        <w:t xml:space="preserve">From when i received it: </w:t>
      </w:r>
      <w:r>
        <w:t>A further three accessions were removed due to missing metadata and a single accession with missing data &gt; 5% using BCFtools, resulting in 153 Nordgen accessions and 409 CCA accessions and a SNP count of 8,533,444.</w:t>
      </w:r>
    </w:p>
    <w:p w14:paraId="7CE6C788" w14:textId="77777777" w:rsidR="008411E3" w:rsidRDefault="002F55DA">
      <w:pPr>
        <w:pStyle w:val="Heading1"/>
        <w:ind w:left="3" w:right="8836"/>
      </w:pPr>
      <w:r>
        <w:t>SNP filtering</w:t>
      </w:r>
    </w:p>
    <w:p w14:paraId="3C81B9F2" w14:textId="67E53945" w:rsidR="008411E3" w:rsidRDefault="002F55DA">
      <w:pPr>
        <w:ind w:left="-3" w:right="13"/>
      </w:pPr>
      <w:r>
        <w:t xml:space="preserve">The SNP data is a high-density genotyping array for soybean with 47,337 single nucleotide polymorphisms (SNPs) </w:t>
      </w:r>
      <w:del w:id="27" w:author="Guillaume Ramstein" w:date="2023-06-09T11:38:00Z">
        <w:r w:rsidDel="00A5603E">
          <w:delText>was develop</w:delText>
        </w:r>
      </w:del>
      <w:ins w:id="28" w:author="Guillaume Ramstein" w:date="2023-06-09T11:38:00Z">
        <w:r w:rsidR="00A5603E">
          <w:rPr>
            <w:lang w:val="en-US"/>
          </w:rPr>
          <w:t>developed</w:t>
        </w:r>
      </w:ins>
      <w:r>
        <w:t xml:space="preserve"> </w:t>
      </w:r>
      <w:del w:id="29" w:author="Guillaume Ramstein" w:date="2023-06-09T11:38:00Z">
        <w:r w:rsidDel="00A5603E">
          <w:delText xml:space="preserve">from </w:delText>
        </w:r>
      </w:del>
      <w:ins w:id="30" w:author="Guillaume Ramstein" w:date="2023-06-09T11:38:00Z">
        <w:r w:rsidR="00A5603E">
          <w:rPr>
            <w:lang w:val="en-US"/>
          </w:rPr>
          <w:t>in</w:t>
        </w:r>
        <w:r w:rsidR="00A5603E">
          <w:t xml:space="preserve"> </w:t>
        </w:r>
      </w:ins>
      <w:r>
        <w:t>soybean (Glycine max L. Merr.). The SoySNP50K iSelect BeadChip has been used to genotype the USDA Soybean Germplasm</w:t>
      </w:r>
    </w:p>
    <w:p w14:paraId="57C75766" w14:textId="77777777" w:rsidR="008411E3" w:rsidRDefault="002F55DA">
      <w:pPr>
        <w:ind w:left="-3" w:right="13"/>
      </w:pPr>
      <w:r>
        <w:t xml:space="preserve">Collection and is available for use from Soybase </w:t>
      </w:r>
      <w:commentRangeStart w:id="31"/>
      <w:r>
        <w:t>An intersect was made of the whole genome sequenced 35486</w:t>
      </w:r>
      <w:commentRangeEnd w:id="31"/>
      <w:r w:rsidR="00A5603E">
        <w:rPr>
          <w:rStyle w:val="CommentReference"/>
        </w:rPr>
        <w:commentReference w:id="31"/>
      </w:r>
    </w:p>
    <w:p w14:paraId="1570BFC5" w14:textId="77777777" w:rsidR="008411E3" w:rsidRDefault="002F55DA">
      <w:pPr>
        <w:spacing w:after="222"/>
        <w:ind w:left="-6" w:right="13" w:firstLine="239"/>
      </w:pPr>
      <w:r>
        <w:t xml:space="preserve">For a detailed account of programs and commands used see supplementary material, </w:t>
      </w:r>
      <w:r>
        <w:rPr>
          <w:color w:val="0000FF"/>
        </w:rPr>
        <w:t xml:space="preserve">Supplementary Material </w:t>
      </w:r>
      <w:r>
        <w:t xml:space="preserve">and </w:t>
      </w:r>
      <w:r>
        <w:rPr>
          <w:color w:val="0000FF"/>
        </w:rPr>
        <w:t xml:space="preserve">Data availability </w:t>
      </w:r>
      <w:r>
        <w:t>for data.</w:t>
      </w:r>
    </w:p>
    <w:p w14:paraId="2179A8A2" w14:textId="77777777" w:rsidR="008411E3" w:rsidRDefault="002F55DA">
      <w:pPr>
        <w:pStyle w:val="Heading1"/>
        <w:ind w:left="3" w:right="8836"/>
      </w:pPr>
      <w:r>
        <w:t>H1</w:t>
      </w:r>
    </w:p>
    <w:p w14:paraId="53470DF1" w14:textId="7C567C79" w:rsidR="008411E3" w:rsidRDefault="002F55DA">
      <w:pPr>
        <w:ind w:left="-3" w:right="13"/>
      </w:pPr>
      <w:r>
        <w:t xml:space="preserve">To infer population stratification of the Swedish accessions from the NordGen gene bank and the Core collection and of the 12 </w:t>
      </w:r>
      <w:del w:id="32" w:author="Guillaume Ramstein" w:date="2023-06-09T11:39:00Z">
        <w:r w:rsidDel="00A5603E">
          <w:delText>accessions assumed to be founders</w:delText>
        </w:r>
      </w:del>
      <w:commentRangeStart w:id="33"/>
      <w:ins w:id="34" w:author="Guillaume Ramstein" w:date="2023-06-09T11:39:00Z">
        <w:r w:rsidR="00A5603E">
          <w:rPr>
            <w:lang w:val="en-US"/>
          </w:rPr>
          <w:t>putative founder accessions</w:t>
        </w:r>
      </w:ins>
      <w:r>
        <w:t xml:space="preserve"> of the Swedish breeding program.</w:t>
      </w:r>
      <w:commentRangeEnd w:id="33"/>
      <w:r w:rsidR="00A5603E">
        <w:rPr>
          <w:rStyle w:val="CommentReference"/>
        </w:rPr>
        <w:commentReference w:id="33"/>
      </w:r>
    </w:p>
    <w:p w14:paraId="62E2BF27" w14:textId="77777777" w:rsidR="00356F43" w:rsidRDefault="00356F43" w:rsidP="00356F43">
      <w:pPr>
        <w:spacing w:after="0" w:line="265" w:lineRule="auto"/>
        <w:ind w:left="10" w:right="7" w:hanging="10"/>
      </w:pPr>
    </w:p>
    <w:p w14:paraId="67EEAE24" w14:textId="2391C63C" w:rsidR="008411E3" w:rsidRDefault="002F55DA" w:rsidP="00356F43">
      <w:pPr>
        <w:spacing w:after="0" w:line="265" w:lineRule="auto"/>
        <w:ind w:left="10" w:right="7" w:hanging="10"/>
      </w:pPr>
      <w:r>
        <w:t xml:space="preserve">Principal Component Analysis (PCA) on SNP genotype data were applied using the package </w:t>
      </w:r>
      <w:commentRangeStart w:id="35"/>
      <w:proofErr w:type="spellStart"/>
      <w:r>
        <w:t>SnpRelate</w:t>
      </w:r>
      <w:commentRangeEnd w:id="35"/>
      <w:proofErr w:type="spellEnd"/>
      <w:r w:rsidR="00A5603E">
        <w:rPr>
          <w:rStyle w:val="CommentReference"/>
        </w:rPr>
        <w:commentReference w:id="35"/>
      </w:r>
      <w:r>
        <w:t xml:space="preserve"> in R (A Parallel</w:t>
      </w:r>
    </w:p>
    <w:p w14:paraId="4A9B81E1" w14:textId="77777777" w:rsidR="008411E3" w:rsidRDefault="002F55DA">
      <w:pPr>
        <w:ind w:left="-3" w:right="13"/>
      </w:pPr>
      <w:r>
        <w:t>Computing Toolset for Relatedness and Principal Component Analysis of SNP Data). The functions in SNPRelate for PCA used</w:t>
      </w:r>
    </w:p>
    <w:p w14:paraId="4AD276AB" w14:textId="22EB5C80" w:rsidR="008411E3" w:rsidRDefault="002F55DA">
      <w:pPr>
        <w:ind w:left="-3" w:right="13"/>
      </w:pPr>
      <w:r>
        <w:t xml:space="preserve">(snpgdsPCA) calculate the genetic covariance matrix from genotypes, computing the correlation coefficients between sample loadings and genotypes for each SNP. </w:t>
      </w:r>
      <w:del w:id="36" w:author="Guillaume Ramstein" w:date="2023-06-09T11:45:00Z">
        <w:r w:rsidDel="00A5603E">
          <w:delText xml:space="preserve">SNP eigenvectors were calculated. </w:delText>
        </w:r>
      </w:del>
      <w:commentRangeStart w:id="37"/>
      <w:r>
        <w:t xml:space="preserve">For the PCA the whole genome sequence was used for some of the PCA or the intersect of the whole genome sequences the Core Collection accessions, the Swedish Nordgen accessions and the 50kSNP data available of the ten accessions identified as possible genetic Founders to the Swedish breeding program is used as indicated in the figure </w:t>
      </w:r>
      <w:r>
        <w:rPr>
          <w:color w:val="0000FF"/>
        </w:rPr>
        <w:t>5</w:t>
      </w:r>
      <w:commentRangeEnd w:id="37"/>
      <w:r w:rsidR="00A5603E">
        <w:rPr>
          <w:rStyle w:val="CommentReference"/>
        </w:rPr>
        <w:commentReference w:id="37"/>
      </w:r>
    </w:p>
    <w:p w14:paraId="071F6779" w14:textId="3059D00D" w:rsidR="008411E3" w:rsidRDefault="002F55DA">
      <w:pPr>
        <w:ind w:left="-6" w:right="13" w:firstLine="239"/>
      </w:pPr>
      <w:r>
        <w:t xml:space="preserve">The package SNPRelate in R was used to compute </w:t>
      </w:r>
      <w:del w:id="38" w:author="Guillaume Ramstein" w:date="2023-06-09T11:46:00Z">
        <w:r w:rsidDel="00A5603E">
          <w:delText xml:space="preserve">an </w:delText>
        </w:r>
      </w:del>
      <w:r>
        <w:t xml:space="preserve">identity-by-state (IBS) </w:t>
      </w:r>
      <w:del w:id="39" w:author="Guillaume Ramstein" w:date="2023-06-09T11:47:00Z">
        <w:r w:rsidDel="00A5603E">
          <w:delText>matrix that calculates</w:delText>
        </w:r>
      </w:del>
      <w:ins w:id="40" w:author="Guillaume Ramstein" w:date="2023-06-09T11:47:00Z">
        <w:r w:rsidR="00A5603E">
          <w:rPr>
            <w:lang w:val="en-US"/>
          </w:rPr>
          <w:t>as</w:t>
        </w:r>
      </w:ins>
      <w:r>
        <w:t xml:space="preserve"> the proportion that two randomly selected reads that contain a certain SNP locus are the same or different between two individuals. The resulting pairwise IBS matrix</w:t>
      </w:r>
    </w:p>
    <w:p w14:paraId="5AD14F44" w14:textId="5F2C31CB" w:rsidR="008411E3" w:rsidRDefault="002F55DA">
      <w:pPr>
        <w:ind w:left="-3" w:right="13"/>
      </w:pPr>
      <w:r>
        <w:t xml:space="preserve">was used to generate a cluster dendrogram using the function </w:t>
      </w:r>
      <w:proofErr w:type="spellStart"/>
      <w:r>
        <w:rPr>
          <w:i/>
        </w:rPr>
        <w:t>snpgdsHCluster</w:t>
      </w:r>
      <w:proofErr w:type="spellEnd"/>
      <w:ins w:id="41" w:author="Guillaume Ramstein" w:date="2023-06-09T11:47:00Z">
        <w:r w:rsidR="00A5603E">
          <w:rPr>
            <w:i/>
            <w:lang w:val="en-US"/>
          </w:rPr>
          <w:t xml:space="preserve"> (</w:t>
        </w:r>
      </w:ins>
      <w:del w:id="42" w:author="Guillaume Ramstein" w:date="2023-06-09T11:47:00Z">
        <w:r w:rsidDel="00A5603E">
          <w:rPr>
            <w:i/>
          </w:rPr>
          <w:delText xml:space="preserve">: </w:delText>
        </w:r>
      </w:del>
      <w:r>
        <w:rPr>
          <w:i/>
        </w:rPr>
        <w:t xml:space="preserve">Hierarchical cluster analysis In </w:t>
      </w:r>
      <w:proofErr w:type="spellStart"/>
      <w:r>
        <w:rPr>
          <w:i/>
        </w:rPr>
        <w:t>SNPRelate</w:t>
      </w:r>
      <w:proofErr w:type="spellEnd"/>
      <w:ins w:id="43" w:author="Guillaume Ramstein" w:date="2023-06-09T11:47:00Z">
        <w:r w:rsidR="00A5603E">
          <w:rPr>
            <w:i/>
            <w:lang w:val="en-US"/>
          </w:rPr>
          <w:t>)</w:t>
        </w:r>
      </w:ins>
      <w:r>
        <w:rPr>
          <w:i/>
        </w:rPr>
        <w:t xml:space="preserve"> </w:t>
      </w:r>
      <w:r>
        <w:t>in R.</w:t>
      </w:r>
    </w:p>
    <w:p w14:paraId="748A27F0" w14:textId="461470FE" w:rsidR="00356F43" w:rsidRDefault="002F55DA">
      <w:pPr>
        <w:spacing w:after="236" w:line="238" w:lineRule="auto"/>
        <w:ind w:left="-7" w:right="16" w:firstLine="244"/>
        <w:jc w:val="both"/>
      </w:pPr>
      <w:r>
        <w:t xml:space="preserve">Relatedness measures F-statistics (also known as fixation indices) for given populations were calculated using the function </w:t>
      </w:r>
      <w:proofErr w:type="spellStart"/>
      <w:r>
        <w:rPr>
          <w:i/>
        </w:rPr>
        <w:t>snpgdsFs</w:t>
      </w:r>
      <w:proofErr w:type="spellEnd"/>
      <w:ins w:id="44" w:author="Guillaume Ramstein" w:date="2023-06-09T11:48:00Z">
        <w:r w:rsidR="00A5603E">
          <w:rPr>
            <w:i/>
            <w:lang w:val="en-US"/>
          </w:rPr>
          <w:t xml:space="preserve"> </w:t>
        </w:r>
        <w:r w:rsidR="00A5603E">
          <w:rPr>
            <w:iCs/>
            <w:lang w:val="en-US"/>
          </w:rPr>
          <w:t>(</w:t>
        </w:r>
      </w:ins>
      <w:del w:id="45" w:author="Guillaume Ramstein" w:date="2023-06-09T11:48:00Z">
        <w:r w:rsidDel="00A5603E">
          <w:rPr>
            <w:i/>
          </w:rPr>
          <w:delText xml:space="preserve">t: </w:delText>
        </w:r>
      </w:del>
      <w:r>
        <w:rPr>
          <w:i/>
        </w:rPr>
        <w:t xml:space="preserve">F-statistics (fixation indices) in </w:t>
      </w:r>
      <w:proofErr w:type="spellStart"/>
      <w:r>
        <w:rPr>
          <w:i/>
        </w:rPr>
        <w:t>SNPRelate</w:t>
      </w:r>
      <w:proofErr w:type="spellEnd"/>
      <w:ins w:id="46" w:author="Guillaume Ramstein" w:date="2023-06-09T11:48:00Z">
        <w:r w:rsidR="00A5603E">
          <w:rPr>
            <w:iCs/>
            <w:lang w:val="en-US"/>
          </w:rPr>
          <w:t>)</w:t>
        </w:r>
      </w:ins>
      <w:r>
        <w:rPr>
          <w:i/>
        </w:rPr>
        <w:t xml:space="preserve"> </w:t>
      </w:r>
      <w:r>
        <w:t xml:space="preserve">in R. </w:t>
      </w:r>
      <w:commentRangeStart w:id="47"/>
      <w:r>
        <w:t>The whole genome data was used to calculte the pairwise population differentiation measured in the populations the Swedish accessions as a subpopulation with the Core Collection as a representation of the total population Fst is comparing the expected heterozygosity in the subpopulation (HS) to that expected in the total population (HT</w:t>
      </w:r>
      <w:proofErr w:type="gramStart"/>
      <w:r>
        <w:t>) :</w:t>
      </w:r>
      <w:commentRangeEnd w:id="47"/>
      <w:proofErr w:type="gramEnd"/>
      <w:r w:rsidR="006D2776">
        <w:rPr>
          <w:rStyle w:val="CommentReference"/>
        </w:rPr>
        <w:commentReference w:id="47"/>
      </w:r>
    </w:p>
    <w:p w14:paraId="2ADADA64" w14:textId="2A6EB7B3" w:rsidR="008411E3" w:rsidRDefault="002F55DA">
      <w:pPr>
        <w:spacing w:after="236" w:line="238" w:lineRule="auto"/>
        <w:ind w:left="-7" w:right="16" w:firstLine="244"/>
        <w:jc w:val="both"/>
      </w:pPr>
      <w:r>
        <w:t xml:space="preserve"> </w:t>
      </w:r>
      <w:r>
        <w:rPr>
          <w:i/>
        </w:rPr>
        <w:t>F</w:t>
      </w:r>
      <w:r>
        <w:rPr>
          <w:sz w:val="14"/>
        </w:rPr>
        <w:t xml:space="preserve">ST </w:t>
      </w:r>
      <w:r>
        <w:rPr>
          <w:noProof/>
        </w:rPr>
        <w:drawing>
          <wp:inline distT="0" distB="0" distL="0" distR="0" wp14:anchorId="6A157E34" wp14:editId="559789AD">
            <wp:extent cx="588264" cy="207264"/>
            <wp:effectExtent l="0" t="0" r="0" b="0"/>
            <wp:docPr id="162555" name="Picture 162555"/>
            <wp:cNvGraphicFramePr/>
            <a:graphic xmlns:a="http://schemas.openxmlformats.org/drawingml/2006/main">
              <a:graphicData uri="http://schemas.openxmlformats.org/drawingml/2006/picture">
                <pic:pic xmlns:pic="http://schemas.openxmlformats.org/drawingml/2006/picture">
                  <pic:nvPicPr>
                    <pic:cNvPr id="162555" name="Picture 162555"/>
                    <pic:cNvPicPr/>
                  </pic:nvPicPr>
                  <pic:blipFill>
                    <a:blip r:embed="rId11"/>
                    <a:stretch>
                      <a:fillRect/>
                    </a:stretch>
                  </pic:blipFill>
                  <pic:spPr>
                    <a:xfrm>
                      <a:off x="0" y="0"/>
                      <a:ext cx="588264" cy="207264"/>
                    </a:xfrm>
                    <a:prstGeom prst="rect">
                      <a:avLst/>
                    </a:prstGeom>
                  </pic:spPr>
                </pic:pic>
              </a:graphicData>
            </a:graphic>
          </wp:inline>
        </w:drawing>
      </w:r>
    </w:p>
    <w:p w14:paraId="28F8FD61" w14:textId="77777777" w:rsidR="008411E3" w:rsidRDefault="002F55DA">
      <w:pPr>
        <w:spacing w:after="2" w:line="271" w:lineRule="auto"/>
        <w:ind w:left="3" w:right="8836" w:hanging="10"/>
      </w:pPr>
      <w:r>
        <w:rPr>
          <w:b/>
          <w:sz w:val="20"/>
        </w:rPr>
        <w:t>H2</w:t>
      </w:r>
    </w:p>
    <w:p w14:paraId="731D3DEA" w14:textId="124CB580" w:rsidR="008411E3" w:rsidRDefault="002F55DA">
      <w:pPr>
        <w:spacing w:after="219"/>
        <w:ind w:left="-3" w:right="13"/>
      </w:pPr>
      <w:r>
        <w:t>diversity Method LD Nucleotide diversity values (</w:t>
      </w:r>
      <w:r>
        <w:rPr>
          <w:i/>
        </w:rPr>
        <w:t xml:space="preserve">π </w:t>
      </w:r>
      <w:r>
        <w:t>) were calculated using x using all sites?.</w:t>
      </w:r>
    </w:p>
    <w:p w14:paraId="15EFDF52" w14:textId="3EA8C43B" w:rsidR="008411E3" w:rsidRDefault="002F55DA" w:rsidP="00356F43">
      <w:pPr>
        <w:spacing w:after="2" w:line="271" w:lineRule="auto"/>
        <w:ind w:left="3" w:right="8836" w:hanging="10"/>
      </w:pPr>
      <w:r>
        <w:rPr>
          <w:b/>
          <w:sz w:val="20"/>
        </w:rPr>
        <w:t>H3</w:t>
      </w:r>
    </w:p>
    <w:p w14:paraId="6B7CDF93" w14:textId="77777777" w:rsidR="00356F43" w:rsidRDefault="00356F43" w:rsidP="00356F43">
      <w:pPr>
        <w:spacing w:after="2" w:line="271" w:lineRule="auto"/>
        <w:ind w:left="3" w:right="8836" w:hanging="10"/>
      </w:pPr>
    </w:p>
    <w:p w14:paraId="2E57018A" w14:textId="77777777" w:rsidR="008411E3" w:rsidRDefault="002F55DA">
      <w:pPr>
        <w:spacing w:after="2" w:line="271" w:lineRule="auto"/>
        <w:ind w:left="3" w:right="8836" w:hanging="10"/>
      </w:pPr>
      <w:r>
        <w:rPr>
          <w:b/>
          <w:sz w:val="20"/>
        </w:rPr>
        <w:t>Statistical analysis</w:t>
      </w:r>
    </w:p>
    <w:p w14:paraId="5AE2E02D" w14:textId="77777777" w:rsidR="008411E3" w:rsidRDefault="002F55DA">
      <w:pPr>
        <w:spacing w:after="261"/>
        <w:ind w:left="-3" w:right="13"/>
      </w:pPr>
      <w:r>
        <w:t>Indicate what statistical analysis has been performed.</w:t>
      </w:r>
    </w:p>
    <w:p w14:paraId="207BCF4C" w14:textId="77777777" w:rsidR="00356F43" w:rsidRDefault="002F55DA">
      <w:pPr>
        <w:pStyle w:val="Heading1"/>
        <w:spacing w:line="334" w:lineRule="auto"/>
        <w:ind w:left="3" w:right="6123"/>
        <w:rPr>
          <w:color w:val="004C71"/>
          <w:sz w:val="19"/>
        </w:rPr>
      </w:pPr>
      <w:commentRangeStart w:id="48"/>
      <w:r>
        <w:rPr>
          <w:color w:val="004C71"/>
          <w:sz w:val="19"/>
        </w:rPr>
        <w:t xml:space="preserve">Results and Discussion </w:t>
      </w:r>
      <w:commentRangeEnd w:id="48"/>
      <w:r w:rsidR="009127AD">
        <w:rPr>
          <w:rStyle w:val="CommentReference"/>
          <w:b w:val="0"/>
        </w:rPr>
        <w:commentReference w:id="48"/>
      </w:r>
    </w:p>
    <w:p w14:paraId="4CBEFE68" w14:textId="309A09EE" w:rsidR="008411E3" w:rsidRDefault="002F55DA">
      <w:pPr>
        <w:pStyle w:val="Heading1"/>
        <w:spacing w:line="334" w:lineRule="auto"/>
        <w:ind w:left="3" w:right="6123"/>
      </w:pPr>
      <w:r>
        <w:t>population structure and genetic differentiation</w:t>
      </w:r>
    </w:p>
    <w:p w14:paraId="5632B060" w14:textId="77777777" w:rsidR="008411E3" w:rsidRDefault="002F55DA">
      <w:pPr>
        <w:ind w:left="-3" w:right="13"/>
      </w:pPr>
      <w:r>
        <w:t xml:space="preserve">To better understand the population relationships of the accessions received from the Nordic gene bank and how they are related to each other, and the rest of the soybean germplasm, they are here compared to a Core Collection of </w:t>
      </w:r>
      <w:commentRangeStart w:id="49"/>
      <w:r>
        <w:t>409</w:t>
      </w:r>
      <w:commentRangeEnd w:id="49"/>
      <w:r w:rsidR="006D2776">
        <w:rPr>
          <w:rStyle w:val="CommentReference"/>
        </w:rPr>
        <w:commentReference w:id="49"/>
      </w:r>
      <w:r>
        <w:t xml:space="preserve"> soybeans from the USDA genebank chosen/curated from the soybean germplasm for Central European breeding. </w:t>
      </w:r>
      <w:commentRangeStart w:id="50"/>
      <w:r>
        <w:t xml:space="preserve">The Core collection used here is a subset of the soybean germplasm collection, the USDA genebank accessions, which are assessed to be preadapted to cultivation in Central Europe, while conserving a high genetic diversity </w:t>
      </w:r>
      <w:r>
        <w:rPr>
          <w:color w:val="0000FF"/>
        </w:rPr>
        <w:t xml:space="preserve">Haupt and Schmid </w:t>
      </w:r>
      <w:r>
        <w:t>(</w:t>
      </w:r>
      <w:r>
        <w:rPr>
          <w:color w:val="0000FF"/>
        </w:rPr>
        <w:t>2020</w:t>
      </w:r>
      <w:r>
        <w:t xml:space="preserve">). </w:t>
      </w:r>
      <w:commentRangeEnd w:id="50"/>
      <w:r w:rsidR="006D2776">
        <w:rPr>
          <w:rStyle w:val="CommentReference"/>
        </w:rPr>
        <w:commentReference w:id="50"/>
      </w:r>
      <w:r>
        <w:t>Additionally, accessions were grouped into categories based on the suspected breeding history. There are the ten suspected Founders of the Swedish breeding program and the Swedish accessions of the Nordgen genebank.</w:t>
      </w:r>
    </w:p>
    <w:p w14:paraId="71A52F7C" w14:textId="655C48D5" w:rsidR="008411E3" w:rsidRDefault="002F55DA">
      <w:pPr>
        <w:ind w:left="-6" w:right="13" w:firstLine="244"/>
      </w:pPr>
      <w:r>
        <w:t xml:space="preserve">A Principal Component Analysis (PCA) and </w:t>
      </w:r>
      <w:del w:id="51" w:author="Guillaume Ramstein" w:date="2023-06-09T11:52:00Z">
        <w:r w:rsidDel="006D2776">
          <w:delText>the genome-wide</w:delText>
        </w:r>
      </w:del>
      <w:ins w:id="52" w:author="Guillaume Ramstein" w:date="2023-06-09T11:52:00Z">
        <w:r w:rsidR="006D2776">
          <w:rPr>
            <w:lang w:val="en-US"/>
          </w:rPr>
          <w:t>an analysis of</w:t>
        </w:r>
      </w:ins>
      <w:r>
        <w:t xml:space="preserve"> Identity </w:t>
      </w:r>
      <w:proofErr w:type="gramStart"/>
      <w:r>
        <w:t>By</w:t>
      </w:r>
      <w:proofErr w:type="gramEnd"/>
      <w:r>
        <w:t xml:space="preserve"> State (IBS) </w:t>
      </w:r>
      <w:del w:id="53" w:author="Guillaume Ramstein" w:date="2023-06-09T11:52:00Z">
        <w:r w:rsidDel="006D2776">
          <w:delText>pairwise distance matrix were applied</w:delText>
        </w:r>
      </w:del>
      <w:ins w:id="54" w:author="Guillaume Ramstein" w:date="2023-06-09T11:52:00Z">
        <w:r w:rsidR="006D2776">
          <w:rPr>
            <w:lang w:val="en-US"/>
          </w:rPr>
          <w:t>we conducted</w:t>
        </w:r>
      </w:ins>
      <w:r>
        <w:t xml:space="preserve"> to visualise the overall </w:t>
      </w:r>
      <w:commentRangeStart w:id="55"/>
      <w:r>
        <w:t>variance of the data</w:t>
      </w:r>
      <w:commentRangeEnd w:id="55"/>
      <w:r w:rsidR="006D2776">
        <w:rPr>
          <w:rStyle w:val="CommentReference"/>
        </w:rPr>
        <w:commentReference w:id="55"/>
      </w:r>
      <w:r>
        <w:t>. The resulting PCA</w:t>
      </w:r>
      <w:ins w:id="56" w:author="Guillaume Ramstein" w:date="2023-06-09T11:53:00Z">
        <w:r w:rsidR="006D2776">
          <w:rPr>
            <w:lang w:val="en-US"/>
          </w:rPr>
          <w:t xml:space="preserve"> plot</w:t>
        </w:r>
      </w:ins>
      <w:r>
        <w:t xml:space="preserve"> (Figure </w:t>
      </w:r>
      <w:r>
        <w:rPr>
          <w:color w:val="0000FF"/>
        </w:rPr>
        <w:t>5</w:t>
      </w:r>
      <w:r>
        <w:t xml:space="preserve">) shows the clustering of the Swedish accessions as a </w:t>
      </w:r>
      <w:ins w:id="57" w:author="Guillaume Ramstein" w:date="2023-06-09T11:53:00Z">
        <w:r w:rsidR="006D2776">
          <w:rPr>
            <w:lang w:val="en-US"/>
          </w:rPr>
          <w:t xml:space="preserve">distinct </w:t>
        </w:r>
      </w:ins>
      <w:r>
        <w:t xml:space="preserve">sub-group based on similarity. </w:t>
      </w:r>
      <w:commentRangeStart w:id="58"/>
      <w:r>
        <w:t>The variance proportions explained.</w:t>
      </w:r>
      <w:commentRangeEnd w:id="58"/>
      <w:r w:rsidR="006D2776">
        <w:rPr>
          <w:rStyle w:val="CommentReference"/>
        </w:rPr>
        <w:commentReference w:id="58"/>
      </w:r>
    </w:p>
    <w:p w14:paraId="691B955D" w14:textId="77777777" w:rsidR="008411E3" w:rsidRDefault="002F55DA">
      <w:pPr>
        <w:spacing w:after="20" w:line="238" w:lineRule="auto"/>
        <w:ind w:left="-7" w:right="16" w:firstLine="239"/>
        <w:jc w:val="both"/>
      </w:pPr>
      <w:r>
        <w:t xml:space="preserve">A closer look at the PCA revealed two accessions of the Nordgen Swedish that were not part of the particular breeding program of interest as seen in (Figure </w:t>
      </w:r>
      <w:r>
        <w:rPr>
          <w:color w:val="0000FF"/>
        </w:rPr>
        <w:t xml:space="preserve">3 </w:t>
      </w:r>
      <w:r>
        <w:t xml:space="preserve">showing the PCA indicating the two accessions not from the breeding program in the cluster with the CCA in orange and black) and also thereafter confirmed by the genebank passport data that they originated from other Swedish soybean breeding programs (mention more here when certain. Altonagård and Ugra soja/ saja, malmåhus). This figure also shows the accessions of the Nordgen and core </w:t>
      </w:r>
      <w:r>
        <w:lastRenderedPageBreak/>
        <w:t xml:space="preserve">collection that are Swedish of origin and with a name consisting of letters (excluding numbers or non-alphanumeric characters of the accessions’ names) as included in the database. The IBS (Figure </w:t>
      </w:r>
      <w:r>
        <w:rPr>
          <w:b/>
        </w:rPr>
        <w:t>??</w:t>
      </w:r>
      <w:r>
        <w:t>) clearly shows the Swedish accessions of the breeding program of interest clustering together. The IBS numbers in a table showing ibs within sbpa and out?</w:t>
      </w:r>
    </w:p>
    <w:p w14:paraId="62178A95" w14:textId="77777777" w:rsidR="00356F43" w:rsidRDefault="00356F43" w:rsidP="00356F43">
      <w:pPr>
        <w:spacing w:after="0" w:line="265" w:lineRule="auto"/>
        <w:ind w:left="10" w:right="7" w:hanging="10"/>
      </w:pPr>
    </w:p>
    <w:p w14:paraId="623E1196" w14:textId="48CC564C" w:rsidR="008411E3" w:rsidRDefault="002F55DA" w:rsidP="00356F43">
      <w:pPr>
        <w:spacing w:after="0" w:line="265" w:lineRule="auto"/>
        <w:ind w:left="10" w:right="7" w:hanging="10"/>
      </w:pPr>
      <w:r>
        <w:t>Heatmap based on the sbpa shows high similarity of the SBPA and shows that the 2 accessions Altonagård/Altonagard and Ugra</w:t>
      </w:r>
    </w:p>
    <w:p w14:paraId="02358A8D" w14:textId="77777777" w:rsidR="008411E3" w:rsidRDefault="002F55DA">
      <w:pPr>
        <w:ind w:left="-3" w:right="13"/>
      </w:pPr>
      <w:r>
        <w:t>Soja(Saja) are dissimilar.</w:t>
      </w:r>
    </w:p>
    <w:p w14:paraId="52F54D1F" w14:textId="77777777" w:rsidR="00356F43" w:rsidRDefault="00356F43" w:rsidP="00356F43">
      <w:pPr>
        <w:ind w:right="13"/>
      </w:pPr>
    </w:p>
    <w:p w14:paraId="58FCCA34" w14:textId="21729097" w:rsidR="008411E3" w:rsidRDefault="002F55DA" w:rsidP="00356F43">
      <w:pPr>
        <w:ind w:right="13"/>
      </w:pPr>
      <w:r>
        <w:t xml:space="preserve">The population differentiation measured by </w:t>
      </w:r>
      <w:r>
        <w:rPr>
          <w:i/>
        </w:rPr>
        <w:t>F</w:t>
      </w:r>
      <w:r>
        <w:rPr>
          <w:vertAlign w:val="subscript"/>
        </w:rPr>
        <w:t xml:space="preserve">ST </w:t>
      </w:r>
      <w:r w:rsidR="00356F43" w:rsidRPr="00356F43">
        <w:rPr>
          <w:lang w:val="en-US"/>
        </w:rPr>
        <w:t>.</w:t>
      </w:r>
      <w:r w:rsidR="00356F43">
        <w:rPr>
          <w:lang w:val="en-US"/>
        </w:rPr>
        <w:t xml:space="preserve"> </w:t>
      </w:r>
      <w:r>
        <w:t>Population subdivision analysis will quantify the SPBA will be a distinct subpopulation with a moderate to distinct allele</w:t>
      </w:r>
      <w:r w:rsidR="00356F43">
        <w:rPr>
          <w:lang w:val="en-US"/>
        </w:rPr>
        <w:t xml:space="preserve"> </w:t>
      </w:r>
      <w:r>
        <w:t>frequency difference.</w:t>
      </w:r>
    </w:p>
    <w:p w14:paraId="3C117FA7" w14:textId="77777777" w:rsidR="00356F43" w:rsidRDefault="00356F43" w:rsidP="00356F43">
      <w:pPr>
        <w:ind w:left="-3" w:right="13"/>
        <w:rPr>
          <w:b/>
          <w:sz w:val="17"/>
        </w:rPr>
      </w:pPr>
    </w:p>
    <w:p w14:paraId="7ECF29D9" w14:textId="65504C8F" w:rsidR="00356F43" w:rsidRDefault="00356F43" w:rsidP="00356F43">
      <w:pPr>
        <w:ind w:left="-3" w:right="13"/>
      </w:pPr>
      <w:r>
        <w:rPr>
          <w:b/>
          <w:sz w:val="17"/>
        </w:rPr>
        <w:t xml:space="preserve">Table 1 </w:t>
      </w:r>
      <w:r>
        <w:rPr>
          <w:i/>
        </w:rPr>
        <w:t>F</w:t>
      </w:r>
      <w:r>
        <w:rPr>
          <w:vertAlign w:val="subscript"/>
        </w:rPr>
        <w:t xml:space="preserve">ST </w:t>
      </w:r>
      <w:r>
        <w:t>estimation on genotypes. Measuring the population differentiation of the 155 Accessions of the Nordgen genebank (Do again with only the 153 that were part of the breeding program)(SBPA) to the Core Collection of 409 accessions (CCA).</w:t>
      </w:r>
    </w:p>
    <w:p w14:paraId="549601D5" w14:textId="77777777" w:rsidR="002F55DA" w:rsidRDefault="002F55DA" w:rsidP="00356F43">
      <w:pPr>
        <w:ind w:left="-3" w:right="13"/>
      </w:pPr>
    </w:p>
    <w:tbl>
      <w:tblPr>
        <w:tblStyle w:val="TableGrid"/>
        <w:tblW w:w="8540" w:type="dxa"/>
        <w:tblInd w:w="9" w:type="dxa"/>
        <w:tblCellMar>
          <w:top w:w="105" w:type="dxa"/>
          <w:left w:w="124" w:type="dxa"/>
          <w:right w:w="115" w:type="dxa"/>
        </w:tblCellMar>
        <w:tblLook w:val="04A0" w:firstRow="1" w:lastRow="0" w:firstColumn="1" w:lastColumn="0" w:noHBand="0" w:noVBand="1"/>
      </w:tblPr>
      <w:tblGrid>
        <w:gridCol w:w="2905"/>
        <w:gridCol w:w="1015"/>
        <w:gridCol w:w="924"/>
        <w:gridCol w:w="924"/>
        <w:gridCol w:w="924"/>
        <w:gridCol w:w="924"/>
        <w:gridCol w:w="924"/>
      </w:tblGrid>
      <w:tr w:rsidR="00356F43" w14:paraId="385E340F"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6C8555BA" w14:textId="77777777" w:rsidR="00356F43" w:rsidRDefault="00356F43" w:rsidP="006C43E2">
            <w:pPr>
              <w:spacing w:after="0" w:line="259" w:lineRule="auto"/>
              <w:ind w:left="0" w:firstLine="0"/>
            </w:pPr>
            <w:r>
              <w:t>Samples:</w:t>
            </w:r>
          </w:p>
        </w:tc>
        <w:tc>
          <w:tcPr>
            <w:tcW w:w="1009" w:type="dxa"/>
            <w:tcBorders>
              <w:top w:val="single" w:sz="3" w:space="0" w:color="000000"/>
              <w:left w:val="single" w:sz="3" w:space="0" w:color="000000"/>
              <w:bottom w:val="single" w:sz="3" w:space="0" w:color="000000"/>
              <w:right w:val="single" w:sz="3" w:space="0" w:color="000000"/>
            </w:tcBorders>
          </w:tcPr>
          <w:p w14:paraId="5236AFFD" w14:textId="77777777" w:rsidR="00356F43" w:rsidRDefault="00356F43" w:rsidP="006C43E2">
            <w:pPr>
              <w:spacing w:after="0" w:line="259" w:lineRule="auto"/>
              <w:ind w:left="0" w:firstLine="0"/>
            </w:pPr>
            <w:r>
              <w:t>564</w:t>
            </w:r>
          </w:p>
        </w:tc>
        <w:tc>
          <w:tcPr>
            <w:tcW w:w="920" w:type="dxa"/>
            <w:tcBorders>
              <w:top w:val="single" w:sz="3" w:space="0" w:color="000000"/>
              <w:left w:val="single" w:sz="3" w:space="0" w:color="000000"/>
              <w:bottom w:val="single" w:sz="3" w:space="0" w:color="000000"/>
              <w:right w:val="single" w:sz="3" w:space="0" w:color="000000"/>
            </w:tcBorders>
          </w:tcPr>
          <w:p w14:paraId="170A5AA6"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03444EB3"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E8BEBF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08E737E6"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295837B7" w14:textId="77777777" w:rsidR="00356F43" w:rsidRDefault="00356F43" w:rsidP="006C43E2">
            <w:pPr>
              <w:spacing w:after="160" w:line="259" w:lineRule="auto"/>
              <w:ind w:left="0" w:firstLine="0"/>
            </w:pPr>
          </w:p>
        </w:tc>
      </w:tr>
      <w:tr w:rsidR="00356F43" w14:paraId="28981106"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10FFEF5B" w14:textId="77777777" w:rsidR="00356F43" w:rsidRDefault="00356F43" w:rsidP="006C43E2">
            <w:pPr>
              <w:spacing w:after="0" w:line="259" w:lineRule="auto"/>
              <w:ind w:left="0" w:firstLine="0"/>
            </w:pPr>
            <w:commentRangeStart w:id="59"/>
            <w:r>
              <w:t>SNPs:</w:t>
            </w:r>
            <w:commentRangeEnd w:id="59"/>
            <w:r w:rsidR="009127AD">
              <w:rPr>
                <w:rStyle w:val="CommentReference"/>
              </w:rPr>
              <w:commentReference w:id="59"/>
            </w:r>
          </w:p>
        </w:tc>
        <w:tc>
          <w:tcPr>
            <w:tcW w:w="1009" w:type="dxa"/>
            <w:tcBorders>
              <w:top w:val="single" w:sz="3" w:space="0" w:color="000000"/>
              <w:left w:val="single" w:sz="3" w:space="0" w:color="000000"/>
              <w:bottom w:val="single" w:sz="3" w:space="0" w:color="000000"/>
              <w:right w:val="single" w:sz="3" w:space="0" w:color="000000"/>
            </w:tcBorders>
          </w:tcPr>
          <w:p w14:paraId="458E299C" w14:textId="77777777" w:rsidR="00356F43" w:rsidRDefault="00356F43" w:rsidP="006C43E2">
            <w:pPr>
              <w:spacing w:after="0" w:line="259" w:lineRule="auto"/>
              <w:ind w:left="0" w:firstLine="0"/>
            </w:pPr>
            <w:r>
              <w:t>8,533,444</w:t>
            </w:r>
          </w:p>
        </w:tc>
        <w:tc>
          <w:tcPr>
            <w:tcW w:w="920" w:type="dxa"/>
            <w:tcBorders>
              <w:top w:val="single" w:sz="3" w:space="0" w:color="000000"/>
              <w:left w:val="single" w:sz="3" w:space="0" w:color="000000"/>
              <w:bottom w:val="single" w:sz="3" w:space="0" w:color="000000"/>
              <w:right w:val="single" w:sz="3" w:space="0" w:color="000000"/>
            </w:tcBorders>
          </w:tcPr>
          <w:p w14:paraId="79DF1E4F"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F9AB854"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D9E63A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060EDBA"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18CFB78" w14:textId="77777777" w:rsidR="00356F43" w:rsidRDefault="00356F43" w:rsidP="006C43E2">
            <w:pPr>
              <w:spacing w:after="160" w:line="259" w:lineRule="auto"/>
              <w:ind w:left="0" w:firstLine="0"/>
            </w:pPr>
          </w:p>
        </w:tc>
      </w:tr>
      <w:tr w:rsidR="00356F43" w14:paraId="689DB110"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6CD1D244" w14:textId="77777777" w:rsidR="00356F43" w:rsidRDefault="00356F43" w:rsidP="006C43E2">
            <w:pPr>
              <w:spacing w:after="0" w:line="259" w:lineRule="auto"/>
              <w:ind w:left="0" w:firstLine="0"/>
            </w:pPr>
            <w:r>
              <w:t>Method: Weir &amp; Cockerham, 1984</w:t>
            </w:r>
          </w:p>
        </w:tc>
        <w:tc>
          <w:tcPr>
            <w:tcW w:w="1009" w:type="dxa"/>
            <w:tcBorders>
              <w:top w:val="single" w:sz="3" w:space="0" w:color="000000"/>
              <w:left w:val="single" w:sz="3" w:space="0" w:color="000000"/>
              <w:bottom w:val="single" w:sz="3" w:space="0" w:color="000000"/>
              <w:right w:val="single" w:sz="3" w:space="0" w:color="000000"/>
            </w:tcBorders>
          </w:tcPr>
          <w:p w14:paraId="487C78A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A2DABE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7528CC2E"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92DE5F1"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0DB115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F33FDD5" w14:textId="77777777" w:rsidR="00356F43" w:rsidRDefault="00356F43" w:rsidP="006C43E2">
            <w:pPr>
              <w:spacing w:after="160" w:line="259" w:lineRule="auto"/>
              <w:ind w:left="0" w:firstLine="0"/>
            </w:pPr>
          </w:p>
        </w:tc>
      </w:tr>
      <w:tr w:rsidR="00356F43" w14:paraId="3B76B1F6"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049EA71B" w14:textId="77777777" w:rsidR="00356F43" w:rsidRDefault="00356F43" w:rsidP="006C43E2">
            <w:pPr>
              <w:spacing w:after="0" w:line="259" w:lineRule="auto"/>
              <w:ind w:left="0" w:firstLine="0"/>
            </w:pPr>
            <w:r>
              <w:t>Populations:</w:t>
            </w:r>
          </w:p>
        </w:tc>
        <w:tc>
          <w:tcPr>
            <w:tcW w:w="1009" w:type="dxa"/>
            <w:tcBorders>
              <w:top w:val="single" w:sz="3" w:space="0" w:color="000000"/>
              <w:left w:val="single" w:sz="3" w:space="0" w:color="000000"/>
              <w:bottom w:val="single" w:sz="3" w:space="0" w:color="000000"/>
              <w:right w:val="single" w:sz="3" w:space="0" w:color="000000"/>
            </w:tcBorders>
          </w:tcPr>
          <w:p w14:paraId="557D66B0" w14:textId="77777777" w:rsidR="00356F43" w:rsidRDefault="00356F43" w:rsidP="006C43E2">
            <w:pPr>
              <w:spacing w:after="0" w:line="259" w:lineRule="auto"/>
              <w:ind w:left="0" w:firstLine="0"/>
            </w:pPr>
            <w:r>
              <w:t>CCA</w:t>
            </w:r>
          </w:p>
        </w:tc>
        <w:tc>
          <w:tcPr>
            <w:tcW w:w="920" w:type="dxa"/>
            <w:tcBorders>
              <w:top w:val="single" w:sz="3" w:space="0" w:color="000000"/>
              <w:left w:val="single" w:sz="3" w:space="0" w:color="000000"/>
              <w:bottom w:val="single" w:sz="3" w:space="0" w:color="000000"/>
              <w:right w:val="single" w:sz="3" w:space="0" w:color="000000"/>
            </w:tcBorders>
          </w:tcPr>
          <w:p w14:paraId="46D94A66" w14:textId="77777777" w:rsidR="00356F43" w:rsidRDefault="00356F43" w:rsidP="006C43E2">
            <w:pPr>
              <w:spacing w:after="0" w:line="259" w:lineRule="auto"/>
              <w:ind w:left="0" w:firstLine="0"/>
            </w:pPr>
            <w:r>
              <w:t>409</w:t>
            </w:r>
          </w:p>
        </w:tc>
        <w:tc>
          <w:tcPr>
            <w:tcW w:w="920" w:type="dxa"/>
            <w:tcBorders>
              <w:top w:val="single" w:sz="3" w:space="0" w:color="000000"/>
              <w:left w:val="single" w:sz="3" w:space="0" w:color="000000"/>
              <w:bottom w:val="single" w:sz="3" w:space="0" w:color="000000"/>
              <w:right w:val="single" w:sz="3" w:space="0" w:color="000000"/>
            </w:tcBorders>
          </w:tcPr>
          <w:p w14:paraId="19080A71" w14:textId="77777777" w:rsidR="00356F43" w:rsidRDefault="00356F43" w:rsidP="006C43E2">
            <w:pPr>
              <w:spacing w:after="0" w:line="259" w:lineRule="auto"/>
              <w:ind w:left="0" w:firstLine="0"/>
            </w:pPr>
            <w:r>
              <w:t>SBPA</w:t>
            </w:r>
          </w:p>
        </w:tc>
        <w:tc>
          <w:tcPr>
            <w:tcW w:w="920" w:type="dxa"/>
            <w:tcBorders>
              <w:top w:val="single" w:sz="3" w:space="0" w:color="000000"/>
              <w:left w:val="single" w:sz="3" w:space="0" w:color="000000"/>
              <w:bottom w:val="single" w:sz="3" w:space="0" w:color="000000"/>
              <w:right w:val="single" w:sz="3" w:space="0" w:color="000000"/>
            </w:tcBorders>
          </w:tcPr>
          <w:p w14:paraId="64854D4B" w14:textId="77777777" w:rsidR="00356F43" w:rsidRDefault="00356F43" w:rsidP="006C43E2">
            <w:pPr>
              <w:spacing w:after="0" w:line="259" w:lineRule="auto"/>
              <w:ind w:left="0" w:firstLine="0"/>
            </w:pPr>
            <w:r>
              <w:t>155</w:t>
            </w:r>
          </w:p>
        </w:tc>
        <w:tc>
          <w:tcPr>
            <w:tcW w:w="920" w:type="dxa"/>
            <w:tcBorders>
              <w:top w:val="single" w:sz="3" w:space="0" w:color="000000"/>
              <w:left w:val="single" w:sz="3" w:space="0" w:color="000000"/>
              <w:bottom w:val="single" w:sz="3" w:space="0" w:color="000000"/>
              <w:right w:val="single" w:sz="3" w:space="0" w:color="000000"/>
            </w:tcBorders>
          </w:tcPr>
          <w:p w14:paraId="68F31195"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4FF66B14" w14:textId="77777777" w:rsidR="00356F43" w:rsidRDefault="00356F43" w:rsidP="006C43E2">
            <w:pPr>
              <w:spacing w:after="160" w:line="259" w:lineRule="auto"/>
              <w:ind w:left="0" w:firstLine="0"/>
            </w:pPr>
          </w:p>
        </w:tc>
      </w:tr>
      <w:tr w:rsidR="00356F43" w14:paraId="77ACB9FB"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53960016" w14:textId="77777777" w:rsidR="00356F43" w:rsidRDefault="00356F43" w:rsidP="006C43E2">
            <w:pPr>
              <w:spacing w:after="0" w:line="259" w:lineRule="auto"/>
              <w:ind w:left="0" w:firstLine="0"/>
            </w:pPr>
            <w:r>
              <w:t>Weighted Fst estimate:</w:t>
            </w:r>
          </w:p>
        </w:tc>
        <w:tc>
          <w:tcPr>
            <w:tcW w:w="1009" w:type="dxa"/>
            <w:tcBorders>
              <w:top w:val="single" w:sz="3" w:space="0" w:color="000000"/>
              <w:left w:val="single" w:sz="3" w:space="0" w:color="000000"/>
              <w:bottom w:val="single" w:sz="3" w:space="0" w:color="000000"/>
              <w:right w:val="single" w:sz="3" w:space="0" w:color="000000"/>
            </w:tcBorders>
          </w:tcPr>
          <w:p w14:paraId="3C8E1E0A" w14:textId="77777777" w:rsidR="00356F43" w:rsidRDefault="00356F43" w:rsidP="006C43E2">
            <w:pPr>
              <w:spacing w:after="0" w:line="259" w:lineRule="auto"/>
              <w:ind w:left="0" w:firstLine="0"/>
            </w:pPr>
            <w:r>
              <w:t>0.2231884</w:t>
            </w:r>
          </w:p>
        </w:tc>
        <w:tc>
          <w:tcPr>
            <w:tcW w:w="920" w:type="dxa"/>
            <w:tcBorders>
              <w:top w:val="single" w:sz="3" w:space="0" w:color="000000"/>
              <w:left w:val="single" w:sz="3" w:space="0" w:color="000000"/>
              <w:bottom w:val="single" w:sz="3" w:space="0" w:color="000000"/>
              <w:right w:val="single" w:sz="3" w:space="0" w:color="000000"/>
            </w:tcBorders>
          </w:tcPr>
          <w:p w14:paraId="33233B80"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9AE7D7B"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610CBAC"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2D62663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2F838ED" w14:textId="77777777" w:rsidR="00356F43" w:rsidRDefault="00356F43" w:rsidP="006C43E2">
            <w:pPr>
              <w:spacing w:after="160" w:line="259" w:lineRule="auto"/>
              <w:ind w:left="0" w:firstLine="0"/>
            </w:pPr>
          </w:p>
        </w:tc>
      </w:tr>
      <w:tr w:rsidR="00356F43" w14:paraId="42D18B58"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3867C2E0" w14:textId="77777777" w:rsidR="00356F43" w:rsidRDefault="00356F43" w:rsidP="006C43E2">
            <w:pPr>
              <w:spacing w:after="0" w:line="259" w:lineRule="auto"/>
              <w:ind w:left="0" w:firstLine="0"/>
            </w:pPr>
            <w:commentRangeStart w:id="60"/>
            <w:r>
              <w:t xml:space="preserve">Mean </w:t>
            </w:r>
            <w:proofErr w:type="spellStart"/>
            <w:r>
              <w:t>Fst</w:t>
            </w:r>
            <w:proofErr w:type="spellEnd"/>
            <w:r>
              <w:t>:</w:t>
            </w:r>
            <w:commentRangeEnd w:id="60"/>
            <w:r w:rsidR="009127AD">
              <w:rPr>
                <w:rStyle w:val="CommentReference"/>
              </w:rPr>
              <w:commentReference w:id="60"/>
            </w:r>
          </w:p>
        </w:tc>
        <w:tc>
          <w:tcPr>
            <w:tcW w:w="1009" w:type="dxa"/>
            <w:tcBorders>
              <w:top w:val="single" w:sz="3" w:space="0" w:color="000000"/>
              <w:left w:val="single" w:sz="3" w:space="0" w:color="000000"/>
              <w:bottom w:val="single" w:sz="3" w:space="0" w:color="000000"/>
              <w:right w:val="single" w:sz="3" w:space="0" w:color="000000"/>
            </w:tcBorders>
          </w:tcPr>
          <w:p w14:paraId="7FABEC67" w14:textId="77777777" w:rsidR="00356F43" w:rsidRDefault="00356F43" w:rsidP="006C43E2">
            <w:pPr>
              <w:spacing w:after="0" w:line="259" w:lineRule="auto"/>
              <w:ind w:left="0" w:firstLine="0"/>
            </w:pPr>
            <w:r>
              <w:t>0.1108533</w:t>
            </w:r>
          </w:p>
        </w:tc>
        <w:tc>
          <w:tcPr>
            <w:tcW w:w="920" w:type="dxa"/>
            <w:tcBorders>
              <w:top w:val="single" w:sz="3" w:space="0" w:color="000000"/>
              <w:left w:val="single" w:sz="3" w:space="0" w:color="000000"/>
              <w:bottom w:val="single" w:sz="3" w:space="0" w:color="000000"/>
              <w:right w:val="single" w:sz="3" w:space="0" w:color="000000"/>
            </w:tcBorders>
          </w:tcPr>
          <w:p w14:paraId="0199343E"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6D75D5B5"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5C9480E2"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48213458" w14:textId="77777777" w:rsidR="00356F43" w:rsidRDefault="00356F43" w:rsidP="006C43E2">
            <w:pPr>
              <w:spacing w:after="160" w:line="259" w:lineRule="auto"/>
              <w:ind w:left="0" w:firstLine="0"/>
            </w:pPr>
          </w:p>
        </w:tc>
        <w:tc>
          <w:tcPr>
            <w:tcW w:w="920" w:type="dxa"/>
            <w:tcBorders>
              <w:top w:val="single" w:sz="3" w:space="0" w:color="000000"/>
              <w:left w:val="single" w:sz="3" w:space="0" w:color="000000"/>
              <w:bottom w:val="single" w:sz="3" w:space="0" w:color="000000"/>
              <w:right w:val="single" w:sz="3" w:space="0" w:color="000000"/>
            </w:tcBorders>
          </w:tcPr>
          <w:p w14:paraId="3CE1F06E" w14:textId="77777777" w:rsidR="00356F43" w:rsidRDefault="00356F43" w:rsidP="006C43E2">
            <w:pPr>
              <w:spacing w:after="160" w:line="259" w:lineRule="auto"/>
              <w:ind w:left="0" w:firstLine="0"/>
            </w:pPr>
          </w:p>
        </w:tc>
      </w:tr>
      <w:tr w:rsidR="00356F43" w14:paraId="673A924B"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7BDB9192" w14:textId="77777777" w:rsidR="00356F43" w:rsidRDefault="00356F43" w:rsidP="006C43E2">
            <w:pPr>
              <w:spacing w:after="0" w:line="259" w:lineRule="auto"/>
              <w:ind w:left="0" w:firstLine="0"/>
            </w:pPr>
            <w:r>
              <w:t>summary:</w:t>
            </w:r>
          </w:p>
        </w:tc>
        <w:tc>
          <w:tcPr>
            <w:tcW w:w="1009" w:type="dxa"/>
            <w:tcBorders>
              <w:top w:val="single" w:sz="3" w:space="0" w:color="000000"/>
              <w:left w:val="single" w:sz="3" w:space="0" w:color="000000"/>
              <w:bottom w:val="single" w:sz="3" w:space="0" w:color="000000"/>
              <w:right w:val="single" w:sz="3" w:space="0" w:color="000000"/>
            </w:tcBorders>
          </w:tcPr>
          <w:p w14:paraId="316C8FBE" w14:textId="77777777" w:rsidR="00356F43" w:rsidRDefault="00356F43" w:rsidP="006C43E2">
            <w:pPr>
              <w:spacing w:after="0" w:line="259" w:lineRule="auto"/>
              <w:ind w:left="0" w:firstLine="0"/>
            </w:pPr>
            <w:r>
              <w:t>Min.</w:t>
            </w:r>
          </w:p>
        </w:tc>
        <w:tc>
          <w:tcPr>
            <w:tcW w:w="920" w:type="dxa"/>
            <w:tcBorders>
              <w:top w:val="single" w:sz="3" w:space="0" w:color="000000"/>
              <w:left w:val="single" w:sz="3" w:space="0" w:color="000000"/>
              <w:bottom w:val="single" w:sz="3" w:space="0" w:color="000000"/>
              <w:right w:val="single" w:sz="3" w:space="0" w:color="000000"/>
            </w:tcBorders>
          </w:tcPr>
          <w:p w14:paraId="2CD32FAF" w14:textId="77777777" w:rsidR="00356F43" w:rsidRDefault="00356F43" w:rsidP="006C43E2">
            <w:pPr>
              <w:spacing w:after="0" w:line="259" w:lineRule="auto"/>
              <w:ind w:left="0" w:firstLine="0"/>
            </w:pPr>
            <w:r>
              <w:t>1st Qu</w:t>
            </w:r>
          </w:p>
        </w:tc>
        <w:tc>
          <w:tcPr>
            <w:tcW w:w="920" w:type="dxa"/>
            <w:tcBorders>
              <w:top w:val="single" w:sz="3" w:space="0" w:color="000000"/>
              <w:left w:val="single" w:sz="3" w:space="0" w:color="000000"/>
              <w:bottom w:val="single" w:sz="3" w:space="0" w:color="000000"/>
              <w:right w:val="single" w:sz="3" w:space="0" w:color="000000"/>
            </w:tcBorders>
          </w:tcPr>
          <w:p w14:paraId="3CD9273D" w14:textId="77777777" w:rsidR="00356F43" w:rsidRDefault="00356F43" w:rsidP="006C43E2">
            <w:pPr>
              <w:spacing w:after="0" w:line="259" w:lineRule="auto"/>
              <w:ind w:left="0" w:firstLine="0"/>
            </w:pPr>
            <w:r>
              <w:t>Median</w:t>
            </w:r>
          </w:p>
        </w:tc>
        <w:tc>
          <w:tcPr>
            <w:tcW w:w="920" w:type="dxa"/>
            <w:tcBorders>
              <w:top w:val="single" w:sz="3" w:space="0" w:color="000000"/>
              <w:left w:val="single" w:sz="3" w:space="0" w:color="000000"/>
              <w:bottom w:val="single" w:sz="3" w:space="0" w:color="000000"/>
              <w:right w:val="single" w:sz="3" w:space="0" w:color="000000"/>
            </w:tcBorders>
          </w:tcPr>
          <w:p w14:paraId="71C320C1" w14:textId="77777777" w:rsidR="00356F43" w:rsidRDefault="00356F43" w:rsidP="006C43E2">
            <w:pPr>
              <w:spacing w:after="0" w:line="259" w:lineRule="auto"/>
              <w:ind w:left="0" w:firstLine="0"/>
            </w:pPr>
            <w:r>
              <w:t>Mean</w:t>
            </w:r>
          </w:p>
        </w:tc>
        <w:tc>
          <w:tcPr>
            <w:tcW w:w="920" w:type="dxa"/>
            <w:tcBorders>
              <w:top w:val="single" w:sz="3" w:space="0" w:color="000000"/>
              <w:left w:val="single" w:sz="3" w:space="0" w:color="000000"/>
              <w:bottom w:val="single" w:sz="3" w:space="0" w:color="000000"/>
              <w:right w:val="single" w:sz="3" w:space="0" w:color="000000"/>
            </w:tcBorders>
          </w:tcPr>
          <w:p w14:paraId="65CC84E5" w14:textId="77777777" w:rsidR="00356F43" w:rsidRDefault="00356F43" w:rsidP="006C43E2">
            <w:pPr>
              <w:spacing w:after="0" w:line="259" w:lineRule="auto"/>
              <w:ind w:left="0" w:firstLine="0"/>
            </w:pPr>
            <w:r>
              <w:t>3rd Qu.</w:t>
            </w:r>
          </w:p>
        </w:tc>
        <w:tc>
          <w:tcPr>
            <w:tcW w:w="920" w:type="dxa"/>
            <w:tcBorders>
              <w:top w:val="single" w:sz="3" w:space="0" w:color="000000"/>
              <w:left w:val="single" w:sz="3" w:space="0" w:color="000000"/>
              <w:bottom w:val="single" w:sz="3" w:space="0" w:color="000000"/>
              <w:right w:val="single" w:sz="3" w:space="0" w:color="000000"/>
            </w:tcBorders>
          </w:tcPr>
          <w:p w14:paraId="72133DE6" w14:textId="77777777" w:rsidR="00356F43" w:rsidRDefault="00356F43" w:rsidP="006C43E2">
            <w:pPr>
              <w:spacing w:after="0" w:line="259" w:lineRule="auto"/>
              <w:ind w:left="0" w:firstLine="0"/>
            </w:pPr>
            <w:r>
              <w:t>Max.</w:t>
            </w:r>
          </w:p>
        </w:tc>
      </w:tr>
      <w:tr w:rsidR="00356F43" w14:paraId="6B1B6909" w14:textId="77777777" w:rsidTr="006C43E2">
        <w:trPr>
          <w:trHeight w:val="335"/>
        </w:trPr>
        <w:tc>
          <w:tcPr>
            <w:tcW w:w="2933" w:type="dxa"/>
            <w:tcBorders>
              <w:top w:val="single" w:sz="3" w:space="0" w:color="000000"/>
              <w:left w:val="single" w:sz="3" w:space="0" w:color="000000"/>
              <w:bottom w:val="single" w:sz="3" w:space="0" w:color="000000"/>
              <w:right w:val="single" w:sz="3" w:space="0" w:color="000000"/>
            </w:tcBorders>
          </w:tcPr>
          <w:p w14:paraId="4D0B3D42" w14:textId="77777777" w:rsidR="00356F43" w:rsidRDefault="00356F43" w:rsidP="006C43E2">
            <w:pPr>
              <w:spacing w:after="160" w:line="259" w:lineRule="auto"/>
              <w:ind w:left="0" w:firstLine="0"/>
            </w:pPr>
          </w:p>
        </w:tc>
        <w:tc>
          <w:tcPr>
            <w:tcW w:w="1009" w:type="dxa"/>
            <w:tcBorders>
              <w:top w:val="single" w:sz="3" w:space="0" w:color="000000"/>
              <w:left w:val="single" w:sz="3" w:space="0" w:color="000000"/>
              <w:bottom w:val="single" w:sz="3" w:space="0" w:color="000000"/>
              <w:right w:val="single" w:sz="3" w:space="0" w:color="000000"/>
            </w:tcBorders>
          </w:tcPr>
          <w:p w14:paraId="4339EA0A" w14:textId="77777777" w:rsidR="00356F43" w:rsidRDefault="00356F43" w:rsidP="006C43E2">
            <w:pPr>
              <w:spacing w:after="0" w:line="259" w:lineRule="auto"/>
              <w:ind w:left="0" w:firstLine="0"/>
            </w:pPr>
            <w:r>
              <w:t>-0.002515</w:t>
            </w:r>
          </w:p>
        </w:tc>
        <w:tc>
          <w:tcPr>
            <w:tcW w:w="920" w:type="dxa"/>
            <w:tcBorders>
              <w:top w:val="single" w:sz="3" w:space="0" w:color="000000"/>
              <w:left w:val="single" w:sz="3" w:space="0" w:color="000000"/>
              <w:bottom w:val="single" w:sz="3" w:space="0" w:color="000000"/>
              <w:right w:val="single" w:sz="3" w:space="0" w:color="000000"/>
            </w:tcBorders>
          </w:tcPr>
          <w:p w14:paraId="1FD44C0A" w14:textId="77777777" w:rsidR="00356F43" w:rsidRDefault="00356F43" w:rsidP="006C43E2">
            <w:pPr>
              <w:spacing w:after="0" w:line="259" w:lineRule="auto"/>
              <w:ind w:left="0" w:firstLine="0"/>
            </w:pPr>
            <w:r>
              <w:t>0.011669</w:t>
            </w:r>
          </w:p>
        </w:tc>
        <w:tc>
          <w:tcPr>
            <w:tcW w:w="920" w:type="dxa"/>
            <w:tcBorders>
              <w:top w:val="single" w:sz="3" w:space="0" w:color="000000"/>
              <w:left w:val="single" w:sz="3" w:space="0" w:color="000000"/>
              <w:bottom w:val="single" w:sz="3" w:space="0" w:color="000000"/>
              <w:right w:val="single" w:sz="3" w:space="0" w:color="000000"/>
            </w:tcBorders>
          </w:tcPr>
          <w:p w14:paraId="2E75DD45" w14:textId="77777777" w:rsidR="00356F43" w:rsidRDefault="00356F43" w:rsidP="006C43E2">
            <w:pPr>
              <w:spacing w:after="0" w:line="259" w:lineRule="auto"/>
              <w:ind w:left="0" w:firstLine="0"/>
            </w:pPr>
            <w:r>
              <w:t>0.041730</w:t>
            </w:r>
          </w:p>
        </w:tc>
        <w:tc>
          <w:tcPr>
            <w:tcW w:w="920" w:type="dxa"/>
            <w:tcBorders>
              <w:top w:val="single" w:sz="3" w:space="0" w:color="000000"/>
              <w:left w:val="single" w:sz="3" w:space="0" w:color="000000"/>
              <w:bottom w:val="single" w:sz="3" w:space="0" w:color="000000"/>
              <w:right w:val="single" w:sz="3" w:space="0" w:color="000000"/>
            </w:tcBorders>
          </w:tcPr>
          <w:p w14:paraId="7AB67E66" w14:textId="77777777" w:rsidR="00356F43" w:rsidRDefault="00356F43" w:rsidP="006C43E2">
            <w:pPr>
              <w:spacing w:after="0" w:line="259" w:lineRule="auto"/>
              <w:ind w:left="0" w:firstLine="0"/>
            </w:pPr>
            <w:r>
              <w:t>0.110853</w:t>
            </w:r>
          </w:p>
        </w:tc>
        <w:tc>
          <w:tcPr>
            <w:tcW w:w="920" w:type="dxa"/>
            <w:tcBorders>
              <w:top w:val="single" w:sz="3" w:space="0" w:color="000000"/>
              <w:left w:val="single" w:sz="3" w:space="0" w:color="000000"/>
              <w:bottom w:val="single" w:sz="3" w:space="0" w:color="000000"/>
              <w:right w:val="single" w:sz="3" w:space="0" w:color="000000"/>
            </w:tcBorders>
          </w:tcPr>
          <w:p w14:paraId="461C0332" w14:textId="77777777" w:rsidR="00356F43" w:rsidRDefault="00356F43" w:rsidP="006C43E2">
            <w:pPr>
              <w:spacing w:after="0" w:line="259" w:lineRule="auto"/>
              <w:ind w:left="0" w:firstLine="0"/>
            </w:pPr>
            <w:r>
              <w:t>0.145697</w:t>
            </w:r>
          </w:p>
        </w:tc>
        <w:tc>
          <w:tcPr>
            <w:tcW w:w="920" w:type="dxa"/>
            <w:tcBorders>
              <w:top w:val="single" w:sz="3" w:space="0" w:color="000000"/>
              <w:left w:val="single" w:sz="3" w:space="0" w:color="000000"/>
              <w:bottom w:val="single" w:sz="3" w:space="0" w:color="000000"/>
              <w:right w:val="single" w:sz="3" w:space="0" w:color="000000"/>
            </w:tcBorders>
          </w:tcPr>
          <w:p w14:paraId="3BB35D9F" w14:textId="77777777" w:rsidR="00356F43" w:rsidRDefault="00356F43" w:rsidP="006C43E2">
            <w:pPr>
              <w:spacing w:after="0" w:line="259" w:lineRule="auto"/>
              <w:ind w:left="0" w:firstLine="0"/>
            </w:pPr>
            <w:r>
              <w:t>0.975485</w:t>
            </w:r>
          </w:p>
        </w:tc>
      </w:tr>
    </w:tbl>
    <w:p w14:paraId="4321B2A5" w14:textId="77777777" w:rsidR="00356F43" w:rsidRDefault="00356F43" w:rsidP="00356F43">
      <w:pPr>
        <w:ind w:right="13"/>
      </w:pPr>
    </w:p>
    <w:p w14:paraId="43860458" w14:textId="2D8AE795" w:rsidR="00356F43" w:rsidRDefault="00356F43" w:rsidP="002F55DA">
      <w:pPr>
        <w:ind w:right="13"/>
        <w:rPr>
          <w:lang w:val="en-US"/>
        </w:rPr>
      </w:pPr>
      <w:r w:rsidRPr="00356F43">
        <w:rPr>
          <w:lang w:val="en-US"/>
        </w:rPr>
        <w:t>What do the num</w:t>
      </w:r>
      <w:r>
        <w:rPr>
          <w:lang w:val="en-US"/>
        </w:rPr>
        <w:t>bers say</w:t>
      </w:r>
      <w:r w:rsidR="002F55DA">
        <w:rPr>
          <w:lang w:val="en-US"/>
        </w:rPr>
        <w:t>?</w:t>
      </w:r>
      <w:r>
        <w:rPr>
          <w:lang w:val="en-US"/>
        </w:rPr>
        <w:t xml:space="preserve"> </w:t>
      </w:r>
    </w:p>
    <w:p w14:paraId="7A8979A6" w14:textId="227D30C5" w:rsidR="00356F43" w:rsidRDefault="00356F43" w:rsidP="00356F43">
      <w:pPr>
        <w:ind w:right="13"/>
        <w:rPr>
          <w:lang w:val="en-US"/>
        </w:rPr>
      </w:pPr>
      <w:r>
        <w:rPr>
          <w:lang w:val="en-US"/>
        </w:rPr>
        <w:t xml:space="preserve">How would showing the </w:t>
      </w:r>
    </w:p>
    <w:p w14:paraId="37C4AA3F" w14:textId="2D021C90" w:rsidR="00356F43" w:rsidRPr="00356F43" w:rsidRDefault="00356F43" w:rsidP="00356F43">
      <w:pPr>
        <w:ind w:right="13"/>
        <w:rPr>
          <w:lang w:val="en-US"/>
        </w:rPr>
      </w:pPr>
      <w:r w:rsidRPr="00356F43">
        <w:rPr>
          <w:lang w:val="en-US"/>
        </w:rPr>
        <w:t>Does the popula</w:t>
      </w:r>
      <w:r>
        <w:rPr>
          <w:lang w:val="en-US"/>
        </w:rPr>
        <w:t xml:space="preserve">tion </w:t>
      </w:r>
      <w:r>
        <w:t>differ primarily in their profiles of rare alleles</w:t>
      </w:r>
      <w:r w:rsidRPr="00356F43">
        <w:rPr>
          <w:lang w:val="en-US"/>
        </w:rPr>
        <w:t>?</w:t>
      </w:r>
    </w:p>
    <w:p w14:paraId="74E60AC6" w14:textId="77777777" w:rsidR="008411E3" w:rsidRDefault="002F55DA">
      <w:pPr>
        <w:spacing w:after="2" w:line="271" w:lineRule="auto"/>
        <w:ind w:left="3" w:right="8836" w:hanging="10"/>
      </w:pPr>
      <w:r>
        <w:rPr>
          <w:b/>
          <w:sz w:val="20"/>
        </w:rPr>
        <w:t>Genetic diversity</w:t>
      </w:r>
    </w:p>
    <w:p w14:paraId="38383E9F" w14:textId="77777777" w:rsidR="008411E3" w:rsidRDefault="002F55DA">
      <w:pPr>
        <w:spacing w:after="213"/>
        <w:ind w:left="-3" w:right="13"/>
      </w:pPr>
      <w:r>
        <w:t>H2 LD Drift</w:t>
      </w:r>
    </w:p>
    <w:p w14:paraId="60C73ACB" w14:textId="77777777" w:rsidR="008411E3" w:rsidRDefault="002F55DA">
      <w:pPr>
        <w:pStyle w:val="Heading1"/>
        <w:spacing w:after="233"/>
        <w:ind w:left="3" w:right="7068"/>
      </w:pPr>
      <w:r>
        <w:t xml:space="preserve">Genome-wide selection signatures </w:t>
      </w:r>
      <w:r>
        <w:rPr>
          <w:b w:val="0"/>
          <w:sz w:val="18"/>
        </w:rPr>
        <w:t>H3</w:t>
      </w:r>
    </w:p>
    <w:p w14:paraId="56276033" w14:textId="77777777" w:rsidR="008411E3" w:rsidRDefault="002F55DA">
      <w:pPr>
        <w:pStyle w:val="Heading2"/>
        <w:ind w:left="3"/>
      </w:pPr>
      <w:r>
        <w:t>Discussion</w:t>
      </w:r>
    </w:p>
    <w:p w14:paraId="3FA2784B" w14:textId="77777777" w:rsidR="008411E3" w:rsidRDefault="002F55DA">
      <w:pPr>
        <w:spacing w:after="255"/>
        <w:ind w:left="-3" w:right="13"/>
      </w:pPr>
      <w:r>
        <w:t>The Swedish soybeans are mainly a snapshot of a breeding program stopped around 1978 and all lines or recent crosses from this program were then set into the</w:t>
      </w:r>
    </w:p>
    <w:p w14:paraId="56EDA113" w14:textId="77777777" w:rsidR="008411E3" w:rsidRDefault="002F55DA">
      <w:pPr>
        <w:spacing w:after="68" w:line="259" w:lineRule="auto"/>
        <w:ind w:left="3" w:hanging="10"/>
      </w:pPr>
      <w:r>
        <w:rPr>
          <w:b/>
          <w:color w:val="004C71"/>
          <w:sz w:val="19"/>
        </w:rPr>
        <w:t>Figures and tables</w:t>
      </w:r>
    </w:p>
    <w:p w14:paraId="754928D8" w14:textId="77777777" w:rsidR="008411E3" w:rsidRDefault="002F55DA">
      <w:pPr>
        <w:pStyle w:val="Heading1"/>
        <w:ind w:left="3" w:right="8836"/>
      </w:pPr>
      <w:r>
        <w:t>PCA1 figure</w:t>
      </w:r>
    </w:p>
    <w:p w14:paraId="12B0E999" w14:textId="77777777" w:rsidR="008411E3" w:rsidRDefault="002F55DA">
      <w:pPr>
        <w:spacing w:after="213"/>
        <w:ind w:left="-3" w:right="13"/>
      </w:pPr>
      <w:r>
        <w:t xml:space="preserve">Figure </w:t>
      </w:r>
      <w:r>
        <w:rPr>
          <w:color w:val="0000FF"/>
        </w:rPr>
        <w:t xml:space="preserve">5 </w:t>
      </w:r>
      <w:r>
        <w:t>shows an example figure.</w:t>
      </w:r>
    </w:p>
    <w:p w14:paraId="27FE4144" w14:textId="77777777" w:rsidR="008411E3" w:rsidRDefault="002F55DA">
      <w:pPr>
        <w:spacing w:after="192" w:line="271" w:lineRule="auto"/>
        <w:ind w:left="3" w:right="8836" w:hanging="10"/>
      </w:pPr>
      <w:r>
        <w:rPr>
          <w:b/>
          <w:sz w:val="20"/>
        </w:rPr>
        <w:t xml:space="preserve">PCA2 figure </w:t>
      </w:r>
      <w:r>
        <w:t xml:space="preserve">Figure </w:t>
      </w:r>
      <w:r>
        <w:rPr>
          <w:color w:val="0000FF"/>
        </w:rPr>
        <w:t xml:space="preserve">2 </w:t>
      </w:r>
      <w:r>
        <w:t>.</w:t>
      </w:r>
    </w:p>
    <w:p w14:paraId="601A8765" w14:textId="77777777" w:rsidR="008411E3" w:rsidRDefault="002F55DA">
      <w:pPr>
        <w:spacing w:after="192" w:line="271" w:lineRule="auto"/>
        <w:ind w:left="3" w:right="8836" w:hanging="10"/>
      </w:pPr>
      <w:r>
        <w:rPr>
          <w:b/>
          <w:sz w:val="20"/>
        </w:rPr>
        <w:t xml:space="preserve">PCA3 figure </w:t>
      </w:r>
      <w:r>
        <w:t xml:space="preserve">Figure </w:t>
      </w:r>
      <w:r>
        <w:rPr>
          <w:color w:val="0000FF"/>
        </w:rPr>
        <w:t xml:space="preserve">3 </w:t>
      </w:r>
      <w:r>
        <w:t>.</w:t>
      </w:r>
    </w:p>
    <w:p w14:paraId="74C928A5" w14:textId="77777777" w:rsidR="008411E3" w:rsidRDefault="002F55DA">
      <w:pPr>
        <w:spacing w:after="192" w:line="271" w:lineRule="auto"/>
        <w:ind w:left="3" w:right="8836" w:hanging="10"/>
      </w:pPr>
      <w:r>
        <w:rPr>
          <w:b/>
          <w:sz w:val="20"/>
        </w:rPr>
        <w:t xml:space="preserve">PCA figure4 </w:t>
      </w:r>
      <w:r>
        <w:t xml:space="preserve">Figure </w:t>
      </w:r>
      <w:r>
        <w:rPr>
          <w:color w:val="0000FF"/>
        </w:rPr>
        <w:t xml:space="preserve">4 </w:t>
      </w:r>
      <w:r>
        <w:t>.</w:t>
      </w:r>
    </w:p>
    <w:p w14:paraId="642944EA" w14:textId="77777777" w:rsidR="008411E3" w:rsidRDefault="002F55DA">
      <w:pPr>
        <w:pStyle w:val="Heading1"/>
        <w:ind w:left="3" w:right="8836"/>
      </w:pPr>
      <w:r>
        <w:lastRenderedPageBreak/>
        <w:t>Dendogram figure</w:t>
      </w:r>
    </w:p>
    <w:p w14:paraId="1E45B255" w14:textId="77777777" w:rsidR="008411E3" w:rsidRDefault="002F55DA">
      <w:pPr>
        <w:spacing w:after="213"/>
        <w:ind w:left="-3" w:right="13"/>
      </w:pPr>
      <w:r>
        <w:t xml:space="preserve">Figure </w:t>
      </w:r>
      <w:r>
        <w:rPr>
          <w:b/>
        </w:rPr>
        <w:t xml:space="preserve">?? </w:t>
      </w:r>
      <w:r>
        <w:t>shows an example figure.</w:t>
      </w:r>
    </w:p>
    <w:p w14:paraId="72D71AE0" w14:textId="77777777" w:rsidR="008411E3" w:rsidRDefault="002F55DA">
      <w:pPr>
        <w:spacing w:after="192" w:line="271" w:lineRule="auto"/>
        <w:ind w:left="3" w:right="8836" w:hanging="10"/>
      </w:pPr>
      <w:r>
        <w:rPr>
          <w:b/>
          <w:sz w:val="20"/>
        </w:rPr>
        <w:t xml:space="preserve">Heatmap figure </w:t>
      </w:r>
      <w:r>
        <w:t xml:space="preserve">Figure </w:t>
      </w:r>
      <w:r>
        <w:rPr>
          <w:color w:val="0000FF"/>
        </w:rPr>
        <w:t xml:space="preserve">6 </w:t>
      </w:r>
      <w:r>
        <w:t>.</w:t>
      </w:r>
    </w:p>
    <w:p w14:paraId="412F05D3" w14:textId="77777777" w:rsidR="008411E3" w:rsidRDefault="002F55DA">
      <w:pPr>
        <w:pStyle w:val="Heading1"/>
        <w:ind w:left="3" w:right="8836"/>
      </w:pPr>
      <w:r>
        <w:t>Table 1</w:t>
      </w:r>
    </w:p>
    <w:p w14:paraId="43FF52A2" w14:textId="77777777" w:rsidR="008411E3" w:rsidRDefault="002F55DA">
      <w:pPr>
        <w:spacing w:after="252"/>
        <w:ind w:left="-3" w:right="13"/>
      </w:pPr>
      <w:r>
        <w:t xml:space="preserve">Table </w:t>
      </w:r>
      <w:r>
        <w:rPr>
          <w:color w:val="0000FF"/>
        </w:rPr>
        <w:t xml:space="preserve">1 </w:t>
      </w:r>
      <w:r>
        <w:t>shows table 1.</w:t>
      </w:r>
    </w:p>
    <w:p w14:paraId="3511E8AB" w14:textId="77777777" w:rsidR="008411E3" w:rsidRDefault="002F55DA">
      <w:pPr>
        <w:spacing w:after="68" w:line="259" w:lineRule="auto"/>
        <w:ind w:left="3" w:hanging="10"/>
      </w:pPr>
      <w:r>
        <w:rPr>
          <w:b/>
          <w:color w:val="004C71"/>
          <w:sz w:val="19"/>
        </w:rPr>
        <w:t>Supplementary Material</w:t>
      </w:r>
    </w:p>
    <w:p w14:paraId="0B17BD78" w14:textId="77777777" w:rsidR="008411E3" w:rsidRDefault="002F55DA">
      <w:pPr>
        <w:spacing w:after="252"/>
        <w:ind w:left="-3" w:right="13"/>
      </w:pPr>
      <w:r>
        <w:t>Supplementary Material Methods (S Methods)</w:t>
      </w:r>
    </w:p>
    <w:p w14:paraId="28CC53CD" w14:textId="77777777" w:rsidR="008411E3" w:rsidRDefault="002F55DA">
      <w:pPr>
        <w:pStyle w:val="Heading2"/>
        <w:ind w:left="3"/>
      </w:pPr>
      <w:r>
        <w:t>Data availability</w:t>
      </w:r>
    </w:p>
    <w:p w14:paraId="41B7A395" w14:textId="77777777" w:rsidR="008411E3" w:rsidRDefault="002F55DA">
      <w:pPr>
        <w:spacing w:after="261"/>
        <w:ind w:left="-3" w:right="13"/>
      </w:pPr>
      <w:r>
        <w:t xml:space="preserve">For example: Strains and plasmids are available upon request. File S1 contains detailed descriptions of all supplemental files. File S2 contains SNP ID numbers and locations. File S3 contains genotypes for each individual. Sequence data are available at GenBank and the accession numbers are listed in File S3. Gene expression data are available at GEO with the accession number: GDS1234. Code used to generate the simulated data can be found at </w:t>
      </w:r>
      <w:hyperlink r:id="rId12">
        <w:r>
          <w:rPr>
            <w:color w:val="3B5AC6"/>
            <w:sz w:val="17"/>
          </w:rPr>
          <w:t>https://github.com/JosephineConnelly/soyadapt_data_analysis</w:t>
        </w:r>
      </w:hyperlink>
      <w:hyperlink r:id="rId13">
        <w:r>
          <w:t>.</w:t>
        </w:r>
      </w:hyperlink>
    </w:p>
    <w:p w14:paraId="3D0B693D" w14:textId="77777777" w:rsidR="008411E3" w:rsidRDefault="002F55DA">
      <w:pPr>
        <w:spacing w:after="68" w:line="259" w:lineRule="auto"/>
        <w:ind w:left="3" w:hanging="10"/>
      </w:pPr>
      <w:r>
        <w:rPr>
          <w:b/>
          <w:color w:val="004C71"/>
          <w:sz w:val="19"/>
        </w:rPr>
        <w:t>Acknowledgments</w:t>
      </w:r>
    </w:p>
    <w:p w14:paraId="79D12864" w14:textId="77777777" w:rsidR="008411E3" w:rsidRDefault="002F55DA">
      <w:pPr>
        <w:spacing w:after="252"/>
        <w:ind w:left="-3" w:right="13"/>
      </w:pPr>
      <w:r>
        <w:t>Acknowledgments should be included here.</w:t>
      </w:r>
    </w:p>
    <w:p w14:paraId="68077F5C" w14:textId="77777777" w:rsidR="008411E3" w:rsidRDefault="002F55DA">
      <w:pPr>
        <w:spacing w:after="68" w:line="259" w:lineRule="auto"/>
        <w:ind w:left="3" w:hanging="10"/>
      </w:pPr>
      <w:r>
        <w:rPr>
          <w:b/>
          <w:color w:val="004C71"/>
          <w:sz w:val="19"/>
        </w:rPr>
        <w:t>Funding</w:t>
      </w:r>
    </w:p>
    <w:p w14:paraId="02ADD028" w14:textId="77777777" w:rsidR="008411E3" w:rsidRDefault="002F55DA">
      <w:pPr>
        <w:ind w:left="-3" w:right="13"/>
      </w:pPr>
      <w:r>
        <w:t>Funding, including Funder Names and Grant numbers should be included here.</w:t>
      </w:r>
    </w:p>
    <w:p w14:paraId="611738F0" w14:textId="77777777" w:rsidR="008411E3" w:rsidRDefault="002F55DA">
      <w:pPr>
        <w:spacing w:after="68" w:line="259" w:lineRule="auto"/>
        <w:ind w:left="3" w:hanging="10"/>
      </w:pPr>
      <w:r>
        <w:rPr>
          <w:b/>
          <w:color w:val="004C71"/>
          <w:sz w:val="19"/>
        </w:rPr>
        <w:t>Conflicts of interest</w:t>
      </w:r>
    </w:p>
    <w:p w14:paraId="52F0480C" w14:textId="77777777" w:rsidR="008411E3" w:rsidRDefault="002F55DA">
      <w:pPr>
        <w:spacing w:after="262"/>
        <w:ind w:left="-3" w:right="13"/>
      </w:pPr>
      <w:r>
        <w:t>There are no known conflicts of interest.</w:t>
      </w:r>
    </w:p>
    <w:p w14:paraId="6708E4AD" w14:textId="77777777" w:rsidR="008411E3" w:rsidRDefault="002F55DA">
      <w:pPr>
        <w:pStyle w:val="Heading2"/>
        <w:ind w:left="3"/>
      </w:pPr>
      <w:r>
        <w:t>Literature cited</w:t>
      </w:r>
    </w:p>
    <w:p w14:paraId="5B39A566" w14:textId="77777777" w:rsidR="008411E3" w:rsidRDefault="002F55DA">
      <w:pPr>
        <w:ind w:left="173" w:right="13" w:hanging="179"/>
      </w:pPr>
      <w:r>
        <w:t>Gizlice Z, Carter Jr. TE, Gerig TM, Burton JW. 1996. Genetic Diversity Patterns in North American Public Soybean Cultivars based on Coefficient of Parentage. Crop Science. 36:cropsci1996.0011183X003600030038x.</w:t>
      </w:r>
    </w:p>
    <w:p w14:paraId="4D8B311E" w14:textId="77777777" w:rsidR="008411E3" w:rsidRDefault="002F55DA">
      <w:pPr>
        <w:ind w:left="173" w:right="13" w:hanging="179"/>
      </w:pPr>
      <w:r>
        <w:t>Haupt M, Schmid K. 2020. Combining focused identification of germplasm and core collection strategies to identify genebank accessions for central European soybean breeding. Plant, Cell &amp; Environment. 43:1421–1436.</w:t>
      </w:r>
    </w:p>
    <w:p w14:paraId="6FE8176C" w14:textId="77777777" w:rsidR="008411E3" w:rsidRDefault="002F55DA">
      <w:pPr>
        <w:ind w:left="-3" w:right="13"/>
      </w:pPr>
      <w:r>
        <w:t>Holmberg SA. 1973. Soybeans for cool temperate climates. AGR HORTIQUE GENET. 31:1–20.</w:t>
      </w:r>
    </w:p>
    <w:p w14:paraId="35D78E09" w14:textId="77777777" w:rsidR="008411E3" w:rsidRDefault="002F55DA">
      <w:pPr>
        <w:ind w:left="173" w:right="13" w:hanging="179"/>
      </w:pPr>
      <w:r>
        <w:t>Hyten DL, Song Q, Zhu Y, Choi IY, Nelson RL, Costa JM, Specht JE, Shoemaker RC, Cregan PB. 2006. Impacts of genetic bottlenecks on soybean genome diversity. Proceedings of the National Academy of Sciences. 103:16666–16671.</w:t>
      </w:r>
      <w:r>
        <w:br w:type="page"/>
      </w:r>
    </w:p>
    <w:p w14:paraId="00FEB0C4" w14:textId="77777777" w:rsidR="008411E3" w:rsidRDefault="002F55DA">
      <w:pPr>
        <w:spacing w:after="293" w:line="259" w:lineRule="auto"/>
        <w:ind w:left="56" w:firstLine="0"/>
      </w:pPr>
      <w:r>
        <w:rPr>
          <w:noProof/>
        </w:rPr>
        <w:lastRenderedPageBreak/>
        <w:drawing>
          <wp:inline distT="0" distB="0" distL="0" distR="0" wp14:anchorId="31898432" wp14:editId="03A13D8C">
            <wp:extent cx="6324600" cy="5660137"/>
            <wp:effectExtent l="0" t="0" r="0" b="0"/>
            <wp:docPr id="162556" name="Picture 162556"/>
            <wp:cNvGraphicFramePr/>
            <a:graphic xmlns:a="http://schemas.openxmlformats.org/drawingml/2006/main">
              <a:graphicData uri="http://schemas.openxmlformats.org/drawingml/2006/picture">
                <pic:pic xmlns:pic="http://schemas.openxmlformats.org/drawingml/2006/picture">
                  <pic:nvPicPr>
                    <pic:cNvPr id="162556" name="Picture 162556"/>
                    <pic:cNvPicPr/>
                  </pic:nvPicPr>
                  <pic:blipFill>
                    <a:blip r:embed="rId14"/>
                    <a:stretch>
                      <a:fillRect/>
                    </a:stretch>
                  </pic:blipFill>
                  <pic:spPr>
                    <a:xfrm>
                      <a:off x="0" y="0"/>
                      <a:ext cx="6324600" cy="5660137"/>
                    </a:xfrm>
                    <a:prstGeom prst="rect">
                      <a:avLst/>
                    </a:prstGeom>
                  </pic:spPr>
                </pic:pic>
              </a:graphicData>
            </a:graphic>
          </wp:inline>
        </w:drawing>
      </w:r>
    </w:p>
    <w:p w14:paraId="45CFEE73" w14:textId="77777777" w:rsidR="008411E3" w:rsidRDefault="002F55DA">
      <w:pPr>
        <w:pStyle w:val="Heading3"/>
        <w:ind w:left="661" w:right="115"/>
      </w:pPr>
      <w:r>
        <w:t>PCA2 3.43%</w:t>
      </w:r>
    </w:p>
    <w:p w14:paraId="54FB81CD" w14:textId="77777777" w:rsidR="008411E3" w:rsidRDefault="002F55DA">
      <w:pPr>
        <w:ind w:left="-3" w:right="13"/>
      </w:pPr>
      <w:r>
        <w:rPr>
          <w:b/>
          <w:sz w:val="17"/>
        </w:rPr>
        <w:t xml:space="preserve">Figure 1 </w:t>
      </w:r>
      <w:r>
        <w:t>Principal component analysis for soybean samples from defined groups, Core collection Accessions (CCA) in black, the Swedish Breeding Program Accessions (SBPA) in green and the Founders of the breeding program (F) in red.</w:t>
      </w:r>
    </w:p>
    <w:p w14:paraId="4FAF7A7A" w14:textId="77777777" w:rsidR="008411E3" w:rsidRDefault="002F55DA">
      <w:pPr>
        <w:spacing w:after="293" w:line="259" w:lineRule="auto"/>
        <w:ind w:left="56" w:firstLine="0"/>
      </w:pPr>
      <w:r>
        <w:rPr>
          <w:noProof/>
        </w:rPr>
        <w:lastRenderedPageBreak/>
        <w:drawing>
          <wp:inline distT="0" distB="0" distL="0" distR="0" wp14:anchorId="5BC2CCFE" wp14:editId="5B3F21C2">
            <wp:extent cx="6324600" cy="5660137"/>
            <wp:effectExtent l="0" t="0" r="0" b="0"/>
            <wp:docPr id="162558" name="Picture 162558"/>
            <wp:cNvGraphicFramePr/>
            <a:graphic xmlns:a="http://schemas.openxmlformats.org/drawingml/2006/main">
              <a:graphicData uri="http://schemas.openxmlformats.org/drawingml/2006/picture">
                <pic:pic xmlns:pic="http://schemas.openxmlformats.org/drawingml/2006/picture">
                  <pic:nvPicPr>
                    <pic:cNvPr id="162558" name="Picture 162558"/>
                    <pic:cNvPicPr/>
                  </pic:nvPicPr>
                  <pic:blipFill>
                    <a:blip r:embed="rId15"/>
                    <a:stretch>
                      <a:fillRect/>
                    </a:stretch>
                  </pic:blipFill>
                  <pic:spPr>
                    <a:xfrm>
                      <a:off x="0" y="0"/>
                      <a:ext cx="6324600" cy="5660137"/>
                    </a:xfrm>
                    <a:prstGeom prst="rect">
                      <a:avLst/>
                    </a:prstGeom>
                  </pic:spPr>
                </pic:pic>
              </a:graphicData>
            </a:graphic>
          </wp:inline>
        </w:drawing>
      </w:r>
    </w:p>
    <w:p w14:paraId="19FA6E78" w14:textId="77777777" w:rsidR="008411E3" w:rsidRDefault="002F55DA">
      <w:pPr>
        <w:pStyle w:val="Heading3"/>
        <w:ind w:left="661"/>
      </w:pPr>
      <w:r>
        <w:t>PC2 2.91%</w:t>
      </w:r>
    </w:p>
    <w:p w14:paraId="376CA465" w14:textId="77777777" w:rsidR="008411E3" w:rsidRDefault="002F55DA">
      <w:pPr>
        <w:ind w:left="-3" w:right="13"/>
      </w:pPr>
      <w:r>
        <w:rPr>
          <w:b/>
          <w:sz w:val="17"/>
        </w:rPr>
        <w:t xml:space="preserve">Figure 2 </w:t>
      </w:r>
      <w:r>
        <w:t>Principal component analysis for soybean samples from the whole genome sequence data, including the 155 Nordgen accessions and the 409 Core collection accessions. Indicated are the Maturity groups assigned to the accessions.</w:t>
      </w:r>
    </w:p>
    <w:p w14:paraId="5DEB9660" w14:textId="77777777" w:rsidR="008411E3" w:rsidRDefault="002F55DA">
      <w:pPr>
        <w:spacing w:after="292" w:line="259" w:lineRule="auto"/>
        <w:ind w:left="56" w:right="-4143" w:firstLine="0"/>
      </w:pPr>
      <w:r>
        <w:rPr>
          <w:noProof/>
        </w:rPr>
        <w:lastRenderedPageBreak/>
        <w:drawing>
          <wp:inline distT="0" distB="0" distL="0" distR="0" wp14:anchorId="1FFF087D" wp14:editId="15F5644D">
            <wp:extent cx="6324600" cy="5663184"/>
            <wp:effectExtent l="0" t="0" r="0" b="0"/>
            <wp:docPr id="162560" name="Picture 162560"/>
            <wp:cNvGraphicFramePr/>
            <a:graphic xmlns:a="http://schemas.openxmlformats.org/drawingml/2006/main">
              <a:graphicData uri="http://schemas.openxmlformats.org/drawingml/2006/picture">
                <pic:pic xmlns:pic="http://schemas.openxmlformats.org/drawingml/2006/picture">
                  <pic:nvPicPr>
                    <pic:cNvPr id="162560" name="Picture 162560"/>
                    <pic:cNvPicPr/>
                  </pic:nvPicPr>
                  <pic:blipFill>
                    <a:blip r:embed="rId16"/>
                    <a:stretch>
                      <a:fillRect/>
                    </a:stretch>
                  </pic:blipFill>
                  <pic:spPr>
                    <a:xfrm>
                      <a:off x="0" y="0"/>
                      <a:ext cx="6324600" cy="5663184"/>
                    </a:xfrm>
                    <a:prstGeom prst="rect">
                      <a:avLst/>
                    </a:prstGeom>
                  </pic:spPr>
                </pic:pic>
              </a:graphicData>
            </a:graphic>
          </wp:inline>
        </w:drawing>
      </w:r>
    </w:p>
    <w:p w14:paraId="31F4B8FE" w14:textId="77777777" w:rsidR="008411E3" w:rsidRDefault="002F55DA">
      <w:pPr>
        <w:spacing w:after="349" w:line="358" w:lineRule="auto"/>
        <w:ind w:left="10" w:right="-15" w:hanging="10"/>
        <w:jc w:val="right"/>
      </w:pPr>
      <w:r>
        <w:rPr>
          <w:rFonts w:ascii="Arial" w:eastAsia="Arial" w:hAnsi="Arial" w:cs="Arial"/>
          <w:sz w:val="17"/>
        </w:rPr>
        <w:t>PC2 2.91%</w:t>
      </w:r>
    </w:p>
    <w:p w14:paraId="1469B321" w14:textId="77777777" w:rsidR="008411E3" w:rsidRDefault="002F55DA">
      <w:pPr>
        <w:spacing w:after="0" w:line="259" w:lineRule="auto"/>
        <w:ind w:left="0" w:firstLine="0"/>
      </w:pPr>
      <w:r>
        <w:rPr>
          <w:b/>
          <w:sz w:val="17"/>
        </w:rPr>
        <w:t xml:space="preserve">Figure 3 </w:t>
      </w:r>
      <w:r>
        <w:t>PCA flag</w:t>
      </w:r>
    </w:p>
    <w:p w14:paraId="3609BE13" w14:textId="77777777" w:rsidR="008411E3" w:rsidRDefault="002F55DA">
      <w:pPr>
        <w:spacing w:after="292" w:line="259" w:lineRule="auto"/>
        <w:ind w:left="56" w:right="-4086" w:firstLine="0"/>
      </w:pPr>
      <w:r>
        <w:rPr>
          <w:noProof/>
        </w:rPr>
        <w:lastRenderedPageBreak/>
        <w:drawing>
          <wp:inline distT="0" distB="0" distL="0" distR="0" wp14:anchorId="02159CFE" wp14:editId="12346689">
            <wp:extent cx="6324600" cy="5663184"/>
            <wp:effectExtent l="0" t="0" r="0" b="0"/>
            <wp:docPr id="162562" name="Picture 162562"/>
            <wp:cNvGraphicFramePr/>
            <a:graphic xmlns:a="http://schemas.openxmlformats.org/drawingml/2006/main">
              <a:graphicData uri="http://schemas.openxmlformats.org/drawingml/2006/picture">
                <pic:pic xmlns:pic="http://schemas.openxmlformats.org/drawingml/2006/picture">
                  <pic:nvPicPr>
                    <pic:cNvPr id="162562" name="Picture 162562"/>
                    <pic:cNvPicPr/>
                  </pic:nvPicPr>
                  <pic:blipFill>
                    <a:blip r:embed="rId17"/>
                    <a:stretch>
                      <a:fillRect/>
                    </a:stretch>
                  </pic:blipFill>
                  <pic:spPr>
                    <a:xfrm>
                      <a:off x="0" y="0"/>
                      <a:ext cx="6324600" cy="5663184"/>
                    </a:xfrm>
                    <a:prstGeom prst="rect">
                      <a:avLst/>
                    </a:prstGeom>
                  </pic:spPr>
                </pic:pic>
              </a:graphicData>
            </a:graphic>
          </wp:inline>
        </w:drawing>
      </w:r>
    </w:p>
    <w:p w14:paraId="2ECDA483" w14:textId="77777777" w:rsidR="008411E3" w:rsidRDefault="002F55DA">
      <w:pPr>
        <w:spacing w:after="349" w:line="358" w:lineRule="auto"/>
        <w:ind w:left="10" w:right="-15" w:hanging="10"/>
        <w:jc w:val="right"/>
      </w:pPr>
      <w:r>
        <w:rPr>
          <w:rFonts w:ascii="Arial" w:eastAsia="Arial" w:hAnsi="Arial" w:cs="Arial"/>
          <w:sz w:val="17"/>
        </w:rPr>
        <w:t>PCA2 3.43%</w:t>
      </w:r>
    </w:p>
    <w:p w14:paraId="222D059E" w14:textId="77777777" w:rsidR="008411E3" w:rsidRDefault="002F55DA">
      <w:pPr>
        <w:ind w:left="-3" w:right="13"/>
      </w:pPr>
      <w:r>
        <w:rPr>
          <w:b/>
          <w:sz w:val="17"/>
        </w:rPr>
        <w:t xml:space="preserve">Figure 4 </w:t>
      </w:r>
      <w:r>
        <w:t>PCA regions</w:t>
      </w:r>
    </w:p>
    <w:p w14:paraId="343D3193" w14:textId="77777777" w:rsidR="008411E3" w:rsidRDefault="008411E3">
      <w:pPr>
        <w:sectPr w:rsidR="008411E3">
          <w:headerReference w:type="even" r:id="rId18"/>
          <w:headerReference w:type="default" r:id="rId19"/>
          <w:headerReference w:type="first" r:id="rId20"/>
          <w:pgSz w:w="12240" w:h="15840"/>
          <w:pgMar w:top="959" w:right="805" w:bottom="1145" w:left="949" w:header="720" w:footer="720" w:gutter="0"/>
          <w:cols w:space="720"/>
          <w:titlePg/>
        </w:sectPr>
      </w:pPr>
    </w:p>
    <w:p w14:paraId="2AA3B091" w14:textId="77777777" w:rsidR="008411E3" w:rsidRDefault="002F55DA">
      <w:pPr>
        <w:spacing w:after="1897"/>
        <w:ind w:left="532" w:right="13"/>
      </w:pPr>
      <w:r>
        <w:lastRenderedPageBreak/>
        <w:t>Soy scientific manuscript</w:t>
      </w:r>
    </w:p>
    <w:p w14:paraId="64B96E2F" w14:textId="77777777" w:rsidR="008411E3" w:rsidRDefault="002F55DA">
      <w:pPr>
        <w:spacing w:after="836" w:line="259" w:lineRule="auto"/>
        <w:ind w:left="630" w:firstLine="0"/>
      </w:pPr>
      <w:r>
        <w:rPr>
          <w:noProof/>
        </w:rPr>
        <w:drawing>
          <wp:inline distT="0" distB="0" distL="0" distR="0" wp14:anchorId="7F4E5A54" wp14:editId="7BEC4112">
            <wp:extent cx="5824728" cy="5858257"/>
            <wp:effectExtent l="0" t="0" r="0" b="0"/>
            <wp:docPr id="162564" name="Picture 162564"/>
            <wp:cNvGraphicFramePr/>
            <a:graphic xmlns:a="http://schemas.openxmlformats.org/drawingml/2006/main">
              <a:graphicData uri="http://schemas.openxmlformats.org/drawingml/2006/picture">
                <pic:pic xmlns:pic="http://schemas.openxmlformats.org/drawingml/2006/picture">
                  <pic:nvPicPr>
                    <pic:cNvPr id="162564" name="Picture 162564"/>
                    <pic:cNvPicPr/>
                  </pic:nvPicPr>
                  <pic:blipFill>
                    <a:blip r:embed="rId21"/>
                    <a:stretch>
                      <a:fillRect/>
                    </a:stretch>
                  </pic:blipFill>
                  <pic:spPr>
                    <a:xfrm>
                      <a:off x="0" y="0"/>
                      <a:ext cx="5824728" cy="5858257"/>
                    </a:xfrm>
                    <a:prstGeom prst="rect">
                      <a:avLst/>
                    </a:prstGeom>
                  </pic:spPr>
                </pic:pic>
              </a:graphicData>
            </a:graphic>
          </wp:inline>
        </w:drawing>
      </w:r>
    </w:p>
    <w:p w14:paraId="38C4F42A" w14:textId="77777777" w:rsidR="008411E3" w:rsidRDefault="002F55DA">
      <w:pPr>
        <w:ind w:left="-3" w:right="13"/>
      </w:pPr>
      <w:r>
        <w:rPr>
          <w:b/>
          <w:sz w:val="17"/>
        </w:rPr>
        <w:t xml:space="preserve">Figure 5 </w:t>
      </w:r>
      <w:r>
        <w:t>Hierarchical cluster dendrogram based on pairwise identity-by-state (IBS) values from SNP data for all samples. describe dendogram</w:t>
      </w:r>
    </w:p>
    <w:p w14:paraId="76D7C918" w14:textId="77777777" w:rsidR="008411E3" w:rsidRDefault="002F55DA">
      <w:pPr>
        <w:spacing w:after="1714" w:line="265" w:lineRule="auto"/>
        <w:ind w:left="10" w:right="7" w:hanging="10"/>
        <w:jc w:val="right"/>
      </w:pPr>
      <w:r>
        <w:lastRenderedPageBreak/>
        <w:t xml:space="preserve">Connelly </w:t>
      </w:r>
      <w:r>
        <w:rPr>
          <w:i/>
        </w:rPr>
        <w:t>et al.</w:t>
      </w:r>
    </w:p>
    <w:p w14:paraId="4F4A95C1" w14:textId="77777777" w:rsidR="008411E3" w:rsidRDefault="002F55DA">
      <w:pPr>
        <w:spacing w:after="0" w:line="259" w:lineRule="auto"/>
        <w:ind w:left="1874" w:hanging="10"/>
      </w:pPr>
      <w:r>
        <w:rPr>
          <w:rFonts w:ascii="Arial" w:eastAsia="Arial" w:hAnsi="Arial" w:cs="Arial"/>
          <w:b/>
          <w:sz w:val="16"/>
        </w:rPr>
        <w:t>Color Key</w:t>
      </w:r>
    </w:p>
    <w:p w14:paraId="7B5FE6A6" w14:textId="77777777" w:rsidR="008411E3" w:rsidRDefault="002F55DA">
      <w:pPr>
        <w:tabs>
          <w:tab w:val="center" w:pos="2358"/>
          <w:tab w:val="center" w:pos="7148"/>
        </w:tabs>
        <w:spacing w:after="0" w:line="259" w:lineRule="auto"/>
        <w:ind w:left="0" w:firstLine="0"/>
      </w:pPr>
      <w:r>
        <w:rPr>
          <w:sz w:val="22"/>
        </w:rPr>
        <w:tab/>
      </w:r>
      <w:r>
        <w:rPr>
          <w:rFonts w:ascii="Arial" w:eastAsia="Arial" w:hAnsi="Arial" w:cs="Arial"/>
          <w:b/>
          <w:sz w:val="16"/>
        </w:rPr>
        <w:t>and Histogram</w:t>
      </w:r>
      <w:r>
        <w:rPr>
          <w:rFonts w:ascii="Arial" w:eastAsia="Arial" w:hAnsi="Arial" w:cs="Arial"/>
          <w:b/>
          <w:sz w:val="16"/>
        </w:rPr>
        <w:tab/>
      </w:r>
      <w:r>
        <w:rPr>
          <w:rFonts w:ascii="Arial" w:eastAsia="Arial" w:hAnsi="Arial" w:cs="Arial"/>
          <w:b/>
          <w:sz w:val="26"/>
        </w:rPr>
        <w:t>Heatmap</w:t>
      </w:r>
    </w:p>
    <w:p w14:paraId="292070D5" w14:textId="77777777" w:rsidR="008411E3" w:rsidRDefault="002F55DA">
      <w:pPr>
        <w:spacing w:after="96" w:line="259" w:lineRule="auto"/>
        <w:ind w:left="66" w:firstLine="0"/>
      </w:pPr>
      <w:r>
        <w:rPr>
          <w:noProof/>
        </w:rPr>
        <w:drawing>
          <wp:inline distT="0" distB="0" distL="0" distR="0" wp14:anchorId="318959C8" wp14:editId="7D462C70">
            <wp:extent cx="2706624" cy="2139696"/>
            <wp:effectExtent l="0" t="0" r="0" b="0"/>
            <wp:docPr id="162568" name="Picture 162568"/>
            <wp:cNvGraphicFramePr/>
            <a:graphic xmlns:a="http://schemas.openxmlformats.org/drawingml/2006/main">
              <a:graphicData uri="http://schemas.openxmlformats.org/drawingml/2006/picture">
                <pic:pic xmlns:pic="http://schemas.openxmlformats.org/drawingml/2006/picture">
                  <pic:nvPicPr>
                    <pic:cNvPr id="162568" name="Picture 162568"/>
                    <pic:cNvPicPr/>
                  </pic:nvPicPr>
                  <pic:blipFill>
                    <a:blip r:embed="rId22"/>
                    <a:stretch>
                      <a:fillRect/>
                    </a:stretch>
                  </pic:blipFill>
                  <pic:spPr>
                    <a:xfrm>
                      <a:off x="0" y="0"/>
                      <a:ext cx="2706624" cy="2139696"/>
                    </a:xfrm>
                    <a:prstGeom prst="rect">
                      <a:avLst/>
                    </a:prstGeom>
                  </pic:spPr>
                </pic:pic>
              </a:graphicData>
            </a:graphic>
          </wp:inline>
        </w:drawing>
      </w:r>
    </w:p>
    <w:p w14:paraId="5C955F0A" w14:textId="77777777" w:rsidR="008411E3" w:rsidRDefault="002F55DA">
      <w:pPr>
        <w:spacing w:after="689" w:line="259" w:lineRule="auto"/>
        <w:ind w:left="151" w:right="-82" w:firstLine="0"/>
      </w:pPr>
      <w:r>
        <w:rPr>
          <w:noProof/>
        </w:rPr>
        <w:drawing>
          <wp:inline distT="0" distB="0" distL="0" distR="0" wp14:anchorId="0823BC47" wp14:editId="5DFA9F5F">
            <wp:extent cx="6248401" cy="3752088"/>
            <wp:effectExtent l="0" t="0" r="0" b="0"/>
            <wp:docPr id="162566" name="Picture 162566"/>
            <wp:cNvGraphicFramePr/>
            <a:graphic xmlns:a="http://schemas.openxmlformats.org/drawingml/2006/main">
              <a:graphicData uri="http://schemas.openxmlformats.org/drawingml/2006/picture">
                <pic:pic xmlns:pic="http://schemas.openxmlformats.org/drawingml/2006/picture">
                  <pic:nvPicPr>
                    <pic:cNvPr id="162566" name="Picture 162566"/>
                    <pic:cNvPicPr/>
                  </pic:nvPicPr>
                  <pic:blipFill>
                    <a:blip r:embed="rId23"/>
                    <a:stretch>
                      <a:fillRect/>
                    </a:stretch>
                  </pic:blipFill>
                  <pic:spPr>
                    <a:xfrm>
                      <a:off x="0" y="0"/>
                      <a:ext cx="6248401" cy="3752088"/>
                    </a:xfrm>
                    <a:prstGeom prst="rect">
                      <a:avLst/>
                    </a:prstGeom>
                  </pic:spPr>
                </pic:pic>
              </a:graphicData>
            </a:graphic>
          </wp:inline>
        </w:drawing>
      </w:r>
    </w:p>
    <w:p w14:paraId="696BDD4B" w14:textId="77777777" w:rsidR="008411E3" w:rsidRDefault="002F55DA">
      <w:pPr>
        <w:ind w:left="-3" w:right="13"/>
      </w:pPr>
      <w:r>
        <w:rPr>
          <w:b/>
          <w:sz w:val="17"/>
        </w:rPr>
        <w:lastRenderedPageBreak/>
        <w:t xml:space="preserve">Figure 6 </w:t>
      </w:r>
      <w:r>
        <w:t>PCA regions</w:t>
      </w:r>
    </w:p>
    <w:sectPr w:rsidR="008411E3">
      <w:headerReference w:type="even" r:id="rId24"/>
      <w:headerReference w:type="default" r:id="rId25"/>
      <w:headerReference w:type="first" r:id="rId26"/>
      <w:pgSz w:w="12240" w:h="15840"/>
      <w:pgMar w:top="563" w:right="954" w:bottom="2513" w:left="837" w:header="563"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illaume Ramstein" w:date="2023-06-09T10:26:00Z" w:initials="GR">
    <w:p w14:paraId="4E987C87" w14:textId="77777777" w:rsidR="00A5603E" w:rsidRDefault="00A5603E" w:rsidP="007D03EE">
      <w:pPr>
        <w:pStyle w:val="CommentText"/>
        <w:ind w:left="0" w:firstLine="0"/>
      </w:pPr>
      <w:r>
        <w:rPr>
          <w:rStyle w:val="CommentReference"/>
        </w:rPr>
        <w:annotationRef/>
      </w:r>
      <w:r>
        <w:t>I think I should be last. But, that needs to be discussed.</w:t>
      </w:r>
    </w:p>
  </w:comment>
  <w:comment w:id="1" w:author="Guillaume Ramstein" w:date="2023-06-09T10:20:00Z" w:initials="GR">
    <w:p w14:paraId="48DCD365" w14:textId="137E97BD" w:rsidR="00A5603E" w:rsidRDefault="00A5603E">
      <w:pPr>
        <w:pStyle w:val="CommentText"/>
        <w:ind w:left="0" w:firstLine="0"/>
      </w:pPr>
      <w:r>
        <w:rPr>
          <w:rStyle w:val="CommentReference"/>
        </w:rPr>
        <w:annotationRef/>
      </w:r>
      <w:r>
        <w:t>Your abstract reads like a short introduction.</w:t>
      </w:r>
    </w:p>
    <w:p w14:paraId="5AA6966B" w14:textId="77777777" w:rsidR="00A5603E" w:rsidRDefault="00A5603E">
      <w:pPr>
        <w:pStyle w:val="CommentText"/>
        <w:ind w:left="0" w:firstLine="0"/>
      </w:pPr>
      <w:r>
        <w:t>- It should (1) briefly introduce the research problem, (2) present the knowledge gap, (3) describe the methods used to fill this gap, (4) summarize the results, and (5) conclude and mention perspectives.</w:t>
      </w:r>
    </w:p>
    <w:p w14:paraId="3D5FCAD2" w14:textId="77777777" w:rsidR="00A5603E" w:rsidRDefault="00A5603E" w:rsidP="004C62D1">
      <w:pPr>
        <w:pStyle w:val="CommentText"/>
        <w:ind w:left="0" w:firstLine="0"/>
      </w:pPr>
      <w:r>
        <w:t>- It should not contain citations</w:t>
      </w:r>
    </w:p>
  </w:comment>
  <w:comment w:id="2" w:author="Guillaume Ramstein" w:date="2023-06-09T10:18:00Z" w:initials="GR">
    <w:p w14:paraId="3C8D2760" w14:textId="77777777" w:rsidR="00A5603E" w:rsidRDefault="00A5603E" w:rsidP="00825EEC">
      <w:pPr>
        <w:pStyle w:val="CommentText"/>
        <w:ind w:left="0" w:firstLine="0"/>
      </w:pPr>
      <w:r>
        <w:rPr>
          <w:rStyle w:val="CommentReference"/>
        </w:rPr>
        <w:annotationRef/>
      </w:r>
      <w:r>
        <w:t>Elaborate</w:t>
      </w:r>
    </w:p>
  </w:comment>
  <w:comment w:id="3" w:author="Guillaume Ramstein" w:date="2023-06-09T10:21:00Z" w:initials="GR">
    <w:p w14:paraId="331DD9C6" w14:textId="2C68C1D9" w:rsidR="00A5603E" w:rsidRDefault="00A5603E" w:rsidP="005A3598">
      <w:pPr>
        <w:pStyle w:val="CommentText"/>
        <w:ind w:left="0" w:firstLine="0"/>
      </w:pPr>
      <w:r>
        <w:rPr>
          <w:rStyle w:val="CommentReference"/>
        </w:rPr>
        <w:annotationRef/>
      </w:r>
      <w:r>
        <w:t>Name?</w:t>
      </w:r>
    </w:p>
  </w:comment>
  <w:comment w:id="6" w:author="Guillaume Ramstein" w:date="2023-06-09T10:22:00Z" w:initials="GR">
    <w:p w14:paraId="2EEB7195" w14:textId="77777777" w:rsidR="00A5603E" w:rsidRDefault="00A5603E" w:rsidP="0068071B">
      <w:pPr>
        <w:pStyle w:val="CommentText"/>
        <w:ind w:left="0" w:firstLine="0"/>
      </w:pPr>
      <w:r>
        <w:rPr>
          <w:rStyle w:val="CommentReference"/>
        </w:rPr>
        <w:annotationRef/>
      </w:r>
      <w:r>
        <w:t>for what?</w:t>
      </w:r>
    </w:p>
  </w:comment>
  <w:comment w:id="8" w:author="Guillaume Ramstein" w:date="2023-06-09T10:22:00Z" w:initials="GR">
    <w:p w14:paraId="322D5AE6" w14:textId="77777777" w:rsidR="00A5603E" w:rsidRDefault="00A5603E" w:rsidP="00206D4A">
      <w:pPr>
        <w:pStyle w:val="CommentText"/>
        <w:ind w:left="0" w:firstLine="0"/>
      </w:pPr>
      <w:r>
        <w:rPr>
          <w:rStyle w:val="CommentReference"/>
        </w:rPr>
        <w:annotationRef/>
      </w:r>
      <w:r>
        <w:t>Incomplete sentence</w:t>
      </w:r>
    </w:p>
  </w:comment>
  <w:comment w:id="10" w:author="Guillaume Ramstein" w:date="2023-06-09T10:24:00Z" w:initials="GR">
    <w:p w14:paraId="2C8D8D1A" w14:textId="77777777" w:rsidR="00A5603E" w:rsidRDefault="00A5603E" w:rsidP="004D4CE8">
      <w:pPr>
        <w:pStyle w:val="CommentText"/>
        <w:ind w:left="0" w:firstLine="0"/>
      </w:pPr>
      <w:r>
        <w:rPr>
          <w:rStyle w:val="CommentReference"/>
        </w:rPr>
        <w:annotationRef/>
      </w:r>
      <w:r>
        <w:t>compared to which genetic pool?</w:t>
      </w:r>
    </w:p>
  </w:comment>
  <w:comment w:id="11" w:author="Guillaume Ramstein" w:date="2023-06-09T10:24:00Z" w:initials="GR">
    <w:p w14:paraId="18EE9E69" w14:textId="77777777" w:rsidR="00A5603E" w:rsidRDefault="00A5603E" w:rsidP="00AB2095">
      <w:pPr>
        <w:pStyle w:val="CommentText"/>
        <w:ind w:left="0" w:firstLine="0"/>
      </w:pPr>
      <w:r>
        <w:rPr>
          <w:rStyle w:val="CommentReference"/>
        </w:rPr>
        <w:annotationRef/>
      </w:r>
      <w:r>
        <w:t>on what?</w:t>
      </w:r>
    </w:p>
  </w:comment>
  <w:comment w:id="12" w:author="Guillaume Ramstein" w:date="2023-06-09T10:25:00Z" w:initials="GR">
    <w:p w14:paraId="7AA2AD90" w14:textId="77777777" w:rsidR="00A5603E" w:rsidRDefault="00A5603E" w:rsidP="009C0AD0">
      <w:pPr>
        <w:pStyle w:val="CommentText"/>
        <w:ind w:left="0" w:firstLine="0"/>
      </w:pPr>
      <w:r>
        <w:rPr>
          <w:rStyle w:val="CommentReference"/>
        </w:rPr>
        <w:annotationRef/>
      </w:r>
      <w:r>
        <w:t>"in" high biodiversity? What do you mean?</w:t>
      </w:r>
    </w:p>
  </w:comment>
  <w:comment w:id="13" w:author="Guillaume Ramstein" w:date="2023-06-09T10:27:00Z" w:initials="GR">
    <w:p w14:paraId="151B0A8F" w14:textId="77777777" w:rsidR="00A5603E" w:rsidRDefault="00A5603E" w:rsidP="00D779AB">
      <w:pPr>
        <w:pStyle w:val="CommentText"/>
        <w:ind w:left="0" w:firstLine="0"/>
      </w:pPr>
      <w:r>
        <w:rPr>
          <w:rStyle w:val="CommentReference"/>
        </w:rPr>
        <w:annotationRef/>
      </w:r>
      <w:r>
        <w:t xml:space="preserve">You can write a definitive heading instead (e.g., </w:t>
      </w:r>
      <w:r>
        <w:rPr>
          <w:i/>
          <w:iCs/>
        </w:rPr>
        <w:t>Plant material</w:t>
      </w:r>
      <w:r>
        <w:t>)</w:t>
      </w:r>
    </w:p>
  </w:comment>
  <w:comment w:id="14" w:author="Guillaume Ramstein" w:date="2023-06-09T10:27:00Z" w:initials="GR">
    <w:p w14:paraId="49CB0DF7" w14:textId="77777777" w:rsidR="00A5603E" w:rsidRDefault="00A5603E" w:rsidP="00CD0EE3">
      <w:pPr>
        <w:pStyle w:val="CommentText"/>
        <w:ind w:left="0" w:firstLine="0"/>
      </w:pPr>
      <w:r>
        <w:rPr>
          <w:rStyle w:val="CommentReference"/>
        </w:rPr>
        <w:annotationRef/>
      </w:r>
      <w:r>
        <w:t>How about the other 5?</w:t>
      </w:r>
    </w:p>
  </w:comment>
  <w:comment w:id="15" w:author="Guillaume Ramstein" w:date="2023-06-09T11:33:00Z" w:initials="GR">
    <w:p w14:paraId="059461A1" w14:textId="77777777" w:rsidR="00A5603E" w:rsidRDefault="00A5603E" w:rsidP="003C1B4F">
      <w:pPr>
        <w:pStyle w:val="CommentText"/>
        <w:ind w:left="0" w:firstLine="0"/>
      </w:pPr>
      <w:r>
        <w:rPr>
          <w:rStyle w:val="CommentReference"/>
        </w:rPr>
        <w:annotationRef/>
      </w:r>
      <w:r>
        <w:t>Is it really from the 1</w:t>
      </w:r>
      <w:r>
        <w:rPr>
          <w:b/>
          <w:bCs/>
        </w:rPr>
        <w:t>8</w:t>
      </w:r>
      <w:r>
        <w:t>40s?</w:t>
      </w:r>
    </w:p>
  </w:comment>
  <w:comment w:id="16" w:author="Guillaume Ramstein" w:date="2023-06-09T11:37:00Z" w:initials="GR">
    <w:p w14:paraId="3A58F3D4" w14:textId="77777777" w:rsidR="00A5603E" w:rsidRDefault="00A5603E" w:rsidP="00B300FA">
      <w:pPr>
        <w:pStyle w:val="CommentText"/>
        <w:ind w:left="0" w:firstLine="0"/>
      </w:pPr>
      <w:r>
        <w:rPr>
          <w:rStyle w:val="CommentReference"/>
        </w:rPr>
        <w:annotationRef/>
      </w:r>
      <w:r>
        <w:t>Citation?</w:t>
      </w:r>
    </w:p>
  </w:comment>
  <w:comment w:id="26" w:author="Guillaume Ramstein" w:date="2023-06-09T11:37:00Z" w:initials="GR">
    <w:p w14:paraId="01963396" w14:textId="50CDA18A" w:rsidR="00A5603E" w:rsidRDefault="00A5603E" w:rsidP="003D1EFB">
      <w:pPr>
        <w:pStyle w:val="CommentText"/>
        <w:ind w:left="0" w:firstLine="0"/>
      </w:pPr>
      <w:r>
        <w:rPr>
          <w:rStyle w:val="CommentReference"/>
        </w:rPr>
        <w:annotationRef/>
      </w:r>
      <w:r>
        <w:t>Is there a citation for that?</w:t>
      </w:r>
    </w:p>
  </w:comment>
  <w:comment w:id="31" w:author="Guillaume Ramstein" w:date="2023-06-09T11:38:00Z" w:initials="GR">
    <w:p w14:paraId="4BEBC7C8" w14:textId="77777777" w:rsidR="00A5603E" w:rsidRDefault="00A5603E" w:rsidP="00156CFC">
      <w:pPr>
        <w:pStyle w:val="CommentText"/>
        <w:ind w:left="0" w:firstLine="0"/>
      </w:pPr>
      <w:r>
        <w:rPr>
          <w:rStyle w:val="CommentReference"/>
        </w:rPr>
        <w:annotationRef/>
      </w:r>
      <w:r>
        <w:t>Rephrase</w:t>
      </w:r>
    </w:p>
  </w:comment>
  <w:comment w:id="33" w:author="Guillaume Ramstein" w:date="2023-06-09T11:40:00Z" w:initials="GR">
    <w:p w14:paraId="1E8557B9" w14:textId="77777777" w:rsidR="00A5603E" w:rsidRDefault="00A5603E" w:rsidP="00AD2410">
      <w:pPr>
        <w:pStyle w:val="CommentText"/>
        <w:ind w:left="0" w:firstLine="0"/>
      </w:pPr>
      <w:r>
        <w:rPr>
          <w:rStyle w:val="CommentReference"/>
        </w:rPr>
        <w:annotationRef/>
      </w:r>
      <w:r>
        <w:t xml:space="preserve">Make sure you mention/describe the founder accessions in the Introduction. </w:t>
      </w:r>
      <w:r>
        <w:rPr>
          <w:b/>
          <w:bCs/>
        </w:rPr>
        <w:t xml:space="preserve">if </w:t>
      </w:r>
      <w:r>
        <w:t>you decide to do analyses on the founders.</w:t>
      </w:r>
    </w:p>
  </w:comment>
  <w:comment w:id="35" w:author="Guillaume Ramstein" w:date="2023-06-09T11:40:00Z" w:initials="GR">
    <w:p w14:paraId="0E1A3250" w14:textId="77777777" w:rsidR="00A5603E" w:rsidRDefault="00A5603E" w:rsidP="0068601E">
      <w:pPr>
        <w:pStyle w:val="CommentText"/>
        <w:ind w:left="0" w:firstLine="0"/>
      </w:pPr>
      <w:r>
        <w:rPr>
          <w:rStyle w:val="CommentReference"/>
        </w:rPr>
        <w:annotationRef/>
      </w:r>
      <w:r>
        <w:t>Add citation for SNPRelate</w:t>
      </w:r>
    </w:p>
  </w:comment>
  <w:comment w:id="37" w:author="Guillaume Ramstein" w:date="2023-06-09T11:46:00Z" w:initials="GR">
    <w:p w14:paraId="2AD93FDD" w14:textId="77777777" w:rsidR="00A5603E" w:rsidRDefault="00A5603E" w:rsidP="007A28C0">
      <w:pPr>
        <w:pStyle w:val="CommentText"/>
        <w:ind w:left="0" w:firstLine="0"/>
      </w:pPr>
      <w:r>
        <w:rPr>
          <w:rStyle w:val="CommentReference"/>
        </w:rPr>
        <w:annotationRef/>
      </w:r>
      <w:r>
        <w:t>This is unclear. Let's discuss this later.</w:t>
      </w:r>
      <w:r>
        <w:br/>
        <w:t>Ideally, you pick the same marker set for all PCAs</w:t>
      </w:r>
    </w:p>
  </w:comment>
  <w:comment w:id="47" w:author="Guillaume Ramstein" w:date="2023-06-09T11:48:00Z" w:initials="GR">
    <w:p w14:paraId="04465F38" w14:textId="77777777" w:rsidR="006D2776" w:rsidRDefault="006D2776" w:rsidP="00321D6E">
      <w:pPr>
        <w:pStyle w:val="CommentText"/>
        <w:ind w:left="0" w:firstLine="0"/>
      </w:pPr>
      <w:r>
        <w:rPr>
          <w:rStyle w:val="CommentReference"/>
        </w:rPr>
        <w:annotationRef/>
      </w:r>
      <w:r>
        <w:t>Rephrase</w:t>
      </w:r>
    </w:p>
  </w:comment>
  <w:comment w:id="48" w:author="Guillaume Ramstein" w:date="2023-06-09T11:55:00Z" w:initials="GR">
    <w:p w14:paraId="64E8DF11" w14:textId="77777777" w:rsidR="009127AD" w:rsidRDefault="009127AD" w:rsidP="002A263F">
      <w:pPr>
        <w:pStyle w:val="CommentText"/>
        <w:ind w:left="0" w:firstLine="0"/>
      </w:pPr>
      <w:r>
        <w:rPr>
          <w:rStyle w:val="CommentReference"/>
        </w:rPr>
        <w:annotationRef/>
      </w:r>
      <w:r>
        <w:t>I can't review much here, because it's not at all finished</w:t>
      </w:r>
    </w:p>
  </w:comment>
  <w:comment w:id="49" w:author="Guillaume Ramstein" w:date="2023-06-09T11:51:00Z" w:initials="GR">
    <w:p w14:paraId="73845A0B" w14:textId="73A6E3AC" w:rsidR="006D2776" w:rsidRDefault="006D2776" w:rsidP="00631950">
      <w:pPr>
        <w:pStyle w:val="CommentText"/>
        <w:ind w:left="0" w:firstLine="0"/>
      </w:pPr>
      <w:r>
        <w:rPr>
          <w:rStyle w:val="CommentReference"/>
        </w:rPr>
        <w:annotationRef/>
      </w:r>
      <w:r>
        <w:t>409?? In Material and Methods you mentioned 514 core accessions</w:t>
      </w:r>
    </w:p>
  </w:comment>
  <w:comment w:id="50" w:author="Guillaume Ramstein" w:date="2023-06-09T11:52:00Z" w:initials="GR">
    <w:p w14:paraId="424847EF" w14:textId="77777777" w:rsidR="006D2776" w:rsidRDefault="006D2776" w:rsidP="00330B7F">
      <w:pPr>
        <w:pStyle w:val="CommentText"/>
        <w:ind w:left="0" w:firstLine="0"/>
      </w:pPr>
      <w:r>
        <w:rPr>
          <w:rStyle w:val="CommentReference"/>
        </w:rPr>
        <w:annotationRef/>
      </w:r>
      <w:r>
        <w:t>Didn't you already describe this in Material and Methods?</w:t>
      </w:r>
    </w:p>
  </w:comment>
  <w:comment w:id="55" w:author="Guillaume Ramstein" w:date="2023-06-09T11:53:00Z" w:initials="GR">
    <w:p w14:paraId="43413FC2" w14:textId="77777777" w:rsidR="006D2776" w:rsidRDefault="006D2776" w:rsidP="00D21922">
      <w:pPr>
        <w:pStyle w:val="CommentText"/>
        <w:ind w:left="0" w:firstLine="0"/>
      </w:pPr>
      <w:r>
        <w:rPr>
          <w:rStyle w:val="CommentReference"/>
        </w:rPr>
        <w:annotationRef/>
      </w:r>
      <w:r>
        <w:t>hat do you mean by 'variance of the data'?</w:t>
      </w:r>
    </w:p>
  </w:comment>
  <w:comment w:id="58" w:author="Guillaume Ramstein" w:date="2023-06-09T11:53:00Z" w:initials="GR">
    <w:p w14:paraId="564EBD02" w14:textId="77777777" w:rsidR="006D2776" w:rsidRDefault="006D2776" w:rsidP="00B5210E">
      <w:pPr>
        <w:pStyle w:val="CommentText"/>
        <w:ind w:left="0" w:firstLine="0"/>
      </w:pPr>
      <w:r>
        <w:rPr>
          <w:rStyle w:val="CommentReference"/>
        </w:rPr>
        <w:annotationRef/>
      </w:r>
      <w:r>
        <w:t>Rephrase</w:t>
      </w:r>
    </w:p>
  </w:comment>
  <w:comment w:id="59" w:author="Guillaume Ramstein" w:date="2023-06-09T11:57:00Z" w:initials="GR">
    <w:p w14:paraId="02B8C8A7" w14:textId="77777777" w:rsidR="009127AD" w:rsidRDefault="009127AD" w:rsidP="00301412">
      <w:pPr>
        <w:pStyle w:val="CommentText"/>
        <w:ind w:left="0" w:firstLine="0"/>
      </w:pPr>
      <w:r>
        <w:rPr>
          <w:rStyle w:val="CommentReference"/>
        </w:rPr>
        <w:annotationRef/>
      </w:r>
      <w:r>
        <w:t>This number should match a SNP number in the Material and Methods.</w:t>
      </w:r>
    </w:p>
  </w:comment>
  <w:comment w:id="60" w:author="Guillaume Ramstein" w:date="2023-06-09T11:55:00Z" w:initials="GR">
    <w:p w14:paraId="127EAF77" w14:textId="1DA072FB" w:rsidR="009127AD" w:rsidRDefault="009127AD" w:rsidP="00042353">
      <w:pPr>
        <w:pStyle w:val="CommentText"/>
        <w:ind w:left="0" w:firstLine="0"/>
      </w:pPr>
      <w:r>
        <w:rPr>
          <w:rStyle w:val="CommentReference"/>
        </w:rPr>
        <w:annotationRef/>
      </w:r>
      <w:r>
        <w:t>For which pair of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87C87" w15:done="0"/>
  <w15:commentEx w15:paraId="3D5FCAD2" w15:done="0"/>
  <w15:commentEx w15:paraId="3C8D2760" w15:done="0"/>
  <w15:commentEx w15:paraId="331DD9C6" w15:done="0"/>
  <w15:commentEx w15:paraId="2EEB7195" w15:done="0"/>
  <w15:commentEx w15:paraId="322D5AE6" w15:done="0"/>
  <w15:commentEx w15:paraId="2C8D8D1A" w15:done="0"/>
  <w15:commentEx w15:paraId="18EE9E69" w15:done="0"/>
  <w15:commentEx w15:paraId="7AA2AD90" w15:done="0"/>
  <w15:commentEx w15:paraId="151B0A8F" w15:done="0"/>
  <w15:commentEx w15:paraId="49CB0DF7" w15:done="0"/>
  <w15:commentEx w15:paraId="059461A1" w15:done="0"/>
  <w15:commentEx w15:paraId="3A58F3D4" w15:done="0"/>
  <w15:commentEx w15:paraId="01963396" w15:done="0"/>
  <w15:commentEx w15:paraId="4BEBC7C8" w15:done="0"/>
  <w15:commentEx w15:paraId="1E8557B9" w15:done="0"/>
  <w15:commentEx w15:paraId="0E1A3250" w15:done="0"/>
  <w15:commentEx w15:paraId="2AD93FDD" w15:done="0"/>
  <w15:commentEx w15:paraId="04465F38" w15:done="0"/>
  <w15:commentEx w15:paraId="64E8DF11" w15:done="0"/>
  <w15:commentEx w15:paraId="73845A0B" w15:done="0"/>
  <w15:commentEx w15:paraId="424847EF" w15:done="0"/>
  <w15:commentEx w15:paraId="43413FC2" w15:done="0"/>
  <w15:commentEx w15:paraId="564EBD02" w15:done="0"/>
  <w15:commentEx w15:paraId="02B8C8A7" w15:done="0"/>
  <w15:commentEx w15:paraId="127EAF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CD7" w16cex:dateUtc="2023-06-09T08:26:00Z"/>
  <w16cex:commentExtensible w16cex:durableId="282D7B81" w16cex:dateUtc="2023-06-09T08:20:00Z"/>
  <w16cex:commentExtensible w16cex:durableId="282D7AD9" w16cex:dateUtc="2023-06-09T08:18:00Z"/>
  <w16cex:commentExtensible w16cex:durableId="282D7BB0" w16cex:dateUtc="2023-06-09T08:21:00Z"/>
  <w16cex:commentExtensible w16cex:durableId="282D7BE4" w16cex:dateUtc="2023-06-09T08:22:00Z"/>
  <w16cex:commentExtensible w16cex:durableId="282D7BFD" w16cex:dateUtc="2023-06-09T08:22:00Z"/>
  <w16cex:commentExtensible w16cex:durableId="282D7C41" w16cex:dateUtc="2023-06-09T08:24:00Z"/>
  <w16cex:commentExtensible w16cex:durableId="282D7C71" w16cex:dateUtc="2023-06-09T08:24:00Z"/>
  <w16cex:commentExtensible w16cex:durableId="282D7C90" w16cex:dateUtc="2023-06-09T08:25:00Z"/>
  <w16cex:commentExtensible w16cex:durableId="282D7CFB" w16cex:dateUtc="2023-06-09T08:27:00Z"/>
  <w16cex:commentExtensible w16cex:durableId="282D7D17" w16cex:dateUtc="2023-06-09T08:27:00Z"/>
  <w16cex:commentExtensible w16cex:durableId="282D8C8F" w16cex:dateUtc="2023-06-09T09:33:00Z"/>
  <w16cex:commentExtensible w16cex:durableId="282D8D8E" w16cex:dateUtc="2023-06-09T09:37:00Z"/>
  <w16cex:commentExtensible w16cex:durableId="282D8D76" w16cex:dateUtc="2023-06-09T09:37:00Z"/>
  <w16cex:commentExtensible w16cex:durableId="282D8DC2" w16cex:dateUtc="2023-06-09T09:38:00Z"/>
  <w16cex:commentExtensible w16cex:durableId="282D8E18" w16cex:dateUtc="2023-06-09T09:40:00Z"/>
  <w16cex:commentExtensible w16cex:durableId="282D8E2F" w16cex:dateUtc="2023-06-09T09:40:00Z"/>
  <w16cex:commentExtensible w16cex:durableId="282D8FA2" w16cex:dateUtc="2023-06-09T09:46:00Z"/>
  <w16cex:commentExtensible w16cex:durableId="282D9028" w16cex:dateUtc="2023-06-09T09:48:00Z"/>
  <w16cex:commentExtensible w16cex:durableId="282D91B2" w16cex:dateUtc="2023-06-09T09:55:00Z"/>
  <w16cex:commentExtensible w16cex:durableId="282D90BF" w16cex:dateUtc="2023-06-09T09:51:00Z"/>
  <w16cex:commentExtensible w16cex:durableId="282D90E2" w16cex:dateUtc="2023-06-09T09:52:00Z"/>
  <w16cex:commentExtensible w16cex:durableId="282D911D" w16cex:dateUtc="2023-06-09T09:53:00Z"/>
  <w16cex:commentExtensible w16cex:durableId="282D913E" w16cex:dateUtc="2023-06-09T09:53:00Z"/>
  <w16cex:commentExtensible w16cex:durableId="282D9212" w16cex:dateUtc="2023-06-09T09:57:00Z"/>
  <w16cex:commentExtensible w16cex:durableId="282D91CB" w16cex:dateUtc="2023-06-09T0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87C87" w16cid:durableId="282D7CD7"/>
  <w16cid:commentId w16cid:paraId="3D5FCAD2" w16cid:durableId="282D7B81"/>
  <w16cid:commentId w16cid:paraId="3C8D2760" w16cid:durableId="282D7AD9"/>
  <w16cid:commentId w16cid:paraId="331DD9C6" w16cid:durableId="282D7BB0"/>
  <w16cid:commentId w16cid:paraId="2EEB7195" w16cid:durableId="282D7BE4"/>
  <w16cid:commentId w16cid:paraId="322D5AE6" w16cid:durableId="282D7BFD"/>
  <w16cid:commentId w16cid:paraId="2C8D8D1A" w16cid:durableId="282D7C41"/>
  <w16cid:commentId w16cid:paraId="18EE9E69" w16cid:durableId="282D7C71"/>
  <w16cid:commentId w16cid:paraId="7AA2AD90" w16cid:durableId="282D7C90"/>
  <w16cid:commentId w16cid:paraId="151B0A8F" w16cid:durableId="282D7CFB"/>
  <w16cid:commentId w16cid:paraId="49CB0DF7" w16cid:durableId="282D7D17"/>
  <w16cid:commentId w16cid:paraId="059461A1" w16cid:durableId="282D8C8F"/>
  <w16cid:commentId w16cid:paraId="3A58F3D4" w16cid:durableId="282D8D8E"/>
  <w16cid:commentId w16cid:paraId="01963396" w16cid:durableId="282D8D76"/>
  <w16cid:commentId w16cid:paraId="4BEBC7C8" w16cid:durableId="282D8DC2"/>
  <w16cid:commentId w16cid:paraId="1E8557B9" w16cid:durableId="282D8E18"/>
  <w16cid:commentId w16cid:paraId="0E1A3250" w16cid:durableId="282D8E2F"/>
  <w16cid:commentId w16cid:paraId="2AD93FDD" w16cid:durableId="282D8FA2"/>
  <w16cid:commentId w16cid:paraId="04465F38" w16cid:durableId="282D9028"/>
  <w16cid:commentId w16cid:paraId="64E8DF11" w16cid:durableId="282D91B2"/>
  <w16cid:commentId w16cid:paraId="73845A0B" w16cid:durableId="282D90BF"/>
  <w16cid:commentId w16cid:paraId="424847EF" w16cid:durableId="282D90E2"/>
  <w16cid:commentId w16cid:paraId="43413FC2" w16cid:durableId="282D911D"/>
  <w16cid:commentId w16cid:paraId="564EBD02" w16cid:durableId="282D913E"/>
  <w16cid:commentId w16cid:paraId="02B8C8A7" w16cid:durableId="282D9212"/>
  <w16cid:commentId w16cid:paraId="127EAF77" w16cid:durableId="282D9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57A83" w14:textId="77777777" w:rsidR="001A5FAA" w:rsidRDefault="002F55DA">
      <w:pPr>
        <w:spacing w:after="0" w:line="240" w:lineRule="auto"/>
      </w:pPr>
      <w:r>
        <w:separator/>
      </w:r>
    </w:p>
  </w:endnote>
  <w:endnote w:type="continuationSeparator" w:id="0">
    <w:p w14:paraId="621FE4A2" w14:textId="77777777" w:rsidR="001A5FAA" w:rsidRDefault="002F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E676" w14:textId="77777777" w:rsidR="001A5FAA" w:rsidRDefault="002F55DA">
      <w:pPr>
        <w:spacing w:after="0" w:line="240" w:lineRule="auto"/>
      </w:pPr>
      <w:r>
        <w:separator/>
      </w:r>
    </w:p>
  </w:footnote>
  <w:footnote w:type="continuationSeparator" w:id="0">
    <w:p w14:paraId="1DFF097B" w14:textId="77777777" w:rsidR="001A5FAA" w:rsidRDefault="002F5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7FB5" w14:textId="77777777" w:rsidR="008411E3" w:rsidRDefault="002F55DA">
    <w:pPr>
      <w:tabs>
        <w:tab w:val="center" w:pos="1328"/>
      </w:tabs>
      <w:spacing w:after="0" w:line="259" w:lineRule="auto"/>
      <w:ind w:left="-112" w:firstLine="0"/>
    </w:pPr>
    <w:r>
      <w:fldChar w:fldCharType="begin"/>
    </w:r>
    <w:r>
      <w:instrText xml:space="preserve"> PAGE   \* MERGEFORMAT </w:instrText>
    </w:r>
    <w:r>
      <w:fldChar w:fldCharType="separate"/>
    </w:r>
    <w:r>
      <w:t>2</w:t>
    </w:r>
    <w:r>
      <w:fldChar w:fldCharType="end"/>
    </w:r>
    <w:r>
      <w:tab/>
      <w:t>Soy scientific manuscript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498D" w14:textId="77777777" w:rsidR="008411E3" w:rsidRDefault="002F55DA">
    <w:pPr>
      <w:tabs>
        <w:tab w:val="center" w:pos="9447"/>
        <w:tab w:val="right" w:pos="10486"/>
      </w:tabs>
      <w:spacing w:after="0" w:line="259" w:lineRule="auto"/>
      <w:ind w:left="0" w:firstLine="0"/>
    </w:pPr>
    <w:r>
      <w:rPr>
        <w:sz w:val="22"/>
      </w:rPr>
      <w:tab/>
    </w:r>
    <w:r>
      <w:t xml:space="preserve">Connelly </w:t>
    </w:r>
    <w:r>
      <w:rPr>
        <w:i/>
      </w:rPr>
      <w:t>et al.</w:t>
    </w:r>
    <w:r>
      <w:rPr>
        <w:i/>
      </w:rP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E4345" w14:textId="77777777" w:rsidR="008411E3" w:rsidRDefault="008411E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9A518" w14:textId="77777777" w:rsidR="008411E3" w:rsidRDefault="002F55DA">
    <w:pPr>
      <w:spacing w:after="0" w:line="259" w:lineRule="auto"/>
      <w:ind w:left="-9" w:firstLine="0"/>
    </w:pPr>
    <w:r>
      <w:fldChar w:fldCharType="begin"/>
    </w:r>
    <w:r>
      <w:instrText xml:space="preserve"> PAGE   \* MERGEFORMAT </w:instrText>
    </w:r>
    <w:r>
      <w:fldChar w:fldCharType="separate"/>
    </w:r>
    <w:r>
      <w:t>10</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3DC62" w14:textId="77777777" w:rsidR="008411E3" w:rsidRDefault="002F55DA">
    <w:pPr>
      <w:spacing w:after="0" w:line="259" w:lineRule="auto"/>
      <w:ind w:left="0" w:right="-117" w:firstLine="0"/>
      <w:jc w:val="right"/>
    </w:pPr>
    <w:r>
      <w:fldChar w:fldCharType="begin"/>
    </w:r>
    <w:r>
      <w:instrText xml:space="preserve"> PAGE   \* MERGEFORMAT </w:instrText>
    </w:r>
    <w:r>
      <w:fldChar w:fldCharType="separate"/>
    </w:r>
    <w:r>
      <w:t>11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6A42" w14:textId="77777777" w:rsidR="008411E3" w:rsidRDefault="002F55DA">
    <w:pPr>
      <w:spacing w:after="0" w:line="259" w:lineRule="auto"/>
      <w:ind w:left="-9" w:firstLine="0"/>
    </w:pPr>
    <w:r>
      <w:fldChar w:fldCharType="begin"/>
    </w:r>
    <w:r>
      <w:instrText xml:space="preserve"> PAGE   \* MERGEFORMAT </w:instrText>
    </w:r>
    <w:r>
      <w:fldChar w:fldCharType="separate"/>
    </w:r>
    <w:r>
      <w:t>10</w:t>
    </w:r>
    <w: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llaume Ramstein">
    <w15:presenceInfo w15:providerId="AD" w15:userId="S::au686885@uni.au.dk::1e2a663d-462d-4be2-8997-90e16f004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1E3"/>
    <w:rsid w:val="001A5FAA"/>
    <w:rsid w:val="002F55DA"/>
    <w:rsid w:val="00356F43"/>
    <w:rsid w:val="006D2776"/>
    <w:rsid w:val="008411E3"/>
    <w:rsid w:val="009127AD"/>
    <w:rsid w:val="00A5603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CD0E"/>
  <w15:docId w15:val="{2C55332D-0A96-904E-BA3E-F254F95C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2" w:hanging="3"/>
    </w:pPr>
    <w:rPr>
      <w:rFonts w:ascii="Calibri" w:eastAsia="Calibri" w:hAnsi="Calibri" w:cs="Calibri"/>
      <w:color w:val="000000"/>
      <w:sz w:val="18"/>
    </w:rPr>
  </w:style>
  <w:style w:type="paragraph" w:styleId="Heading1">
    <w:name w:val="heading 1"/>
    <w:next w:val="Normal"/>
    <w:link w:val="Heading1Char"/>
    <w:uiPriority w:val="9"/>
    <w:qFormat/>
    <w:pPr>
      <w:keepNext/>
      <w:keepLines/>
      <w:spacing w:after="2" w:line="271" w:lineRule="auto"/>
      <w:ind w:left="18"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68" w:line="259" w:lineRule="auto"/>
      <w:ind w:left="18" w:hanging="10"/>
      <w:outlineLvl w:val="1"/>
    </w:pPr>
    <w:rPr>
      <w:rFonts w:ascii="Calibri" w:eastAsia="Calibri" w:hAnsi="Calibri" w:cs="Calibri"/>
      <w:b/>
      <w:color w:val="004C71"/>
      <w:sz w:val="19"/>
    </w:rPr>
  </w:style>
  <w:style w:type="paragraph" w:styleId="Heading3">
    <w:name w:val="heading 3"/>
    <w:next w:val="Normal"/>
    <w:link w:val="Heading3Char"/>
    <w:uiPriority w:val="9"/>
    <w:unhideWhenUsed/>
    <w:qFormat/>
    <w:pPr>
      <w:keepNext/>
      <w:keepLines/>
      <w:spacing w:after="348" w:line="357" w:lineRule="auto"/>
      <w:ind w:left="547" w:hanging="10"/>
      <w:jc w:val="center"/>
      <w:outlineLvl w:val="2"/>
    </w:pPr>
    <w:rPr>
      <w:rFonts w:ascii="Arial" w:eastAsia="Arial" w:hAnsi="Arial" w:cs="Arial"/>
      <w:color w:val="000000"/>
      <w:sz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17"/>
    </w:rPr>
  </w:style>
  <w:style w:type="character" w:customStyle="1" w:styleId="Heading1Char">
    <w:name w:val="Heading 1 Char"/>
    <w:link w:val="Heading1"/>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b/>
      <w:color w:val="004C71"/>
      <w:sz w:val="19"/>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356F43"/>
    <w:rPr>
      <w:color w:val="0563C1" w:themeColor="hyperlink"/>
      <w:u w:val="single"/>
    </w:rPr>
  </w:style>
  <w:style w:type="character" w:styleId="UnresolvedMention">
    <w:name w:val="Unresolved Mention"/>
    <w:basedOn w:val="DefaultParagraphFont"/>
    <w:uiPriority w:val="99"/>
    <w:semiHidden/>
    <w:unhideWhenUsed/>
    <w:rsid w:val="00356F43"/>
    <w:rPr>
      <w:color w:val="605E5C"/>
      <w:shd w:val="clear" w:color="auto" w:fill="E1DFDD"/>
    </w:rPr>
  </w:style>
  <w:style w:type="character" w:styleId="CommentReference">
    <w:name w:val="annotation reference"/>
    <w:basedOn w:val="DefaultParagraphFont"/>
    <w:uiPriority w:val="99"/>
    <w:semiHidden/>
    <w:unhideWhenUsed/>
    <w:rsid w:val="00A5603E"/>
    <w:rPr>
      <w:sz w:val="16"/>
      <w:szCs w:val="16"/>
    </w:rPr>
  </w:style>
  <w:style w:type="paragraph" w:styleId="CommentText">
    <w:name w:val="annotation text"/>
    <w:basedOn w:val="Normal"/>
    <w:link w:val="CommentTextChar"/>
    <w:uiPriority w:val="99"/>
    <w:unhideWhenUsed/>
    <w:rsid w:val="00A5603E"/>
    <w:pPr>
      <w:spacing w:line="240" w:lineRule="auto"/>
    </w:pPr>
    <w:rPr>
      <w:sz w:val="20"/>
      <w:szCs w:val="20"/>
    </w:rPr>
  </w:style>
  <w:style w:type="character" w:customStyle="1" w:styleId="CommentTextChar">
    <w:name w:val="Comment Text Char"/>
    <w:basedOn w:val="DefaultParagraphFont"/>
    <w:link w:val="CommentText"/>
    <w:uiPriority w:val="99"/>
    <w:rsid w:val="00A5603E"/>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5603E"/>
    <w:rPr>
      <w:b/>
      <w:bCs/>
    </w:rPr>
  </w:style>
  <w:style w:type="character" w:customStyle="1" w:styleId="CommentSubjectChar">
    <w:name w:val="Comment Subject Char"/>
    <w:basedOn w:val="CommentTextChar"/>
    <w:link w:val="CommentSubject"/>
    <w:uiPriority w:val="99"/>
    <w:semiHidden/>
    <w:rsid w:val="00A5603E"/>
    <w:rPr>
      <w:rFonts w:ascii="Calibri" w:eastAsia="Calibri" w:hAnsi="Calibri" w:cs="Calibri"/>
      <w:b/>
      <w:bCs/>
      <w:color w:val="000000"/>
      <w:sz w:val="20"/>
      <w:szCs w:val="20"/>
    </w:rPr>
  </w:style>
  <w:style w:type="paragraph" w:styleId="Revision">
    <w:name w:val="Revision"/>
    <w:hidden/>
    <w:uiPriority w:val="99"/>
    <w:semiHidden/>
    <w:rsid w:val="00A5603E"/>
    <w:rPr>
      <w:rFonts w:ascii="Calibri" w:eastAsia="Calibri" w:hAnsi="Calibri" w:cs="Calibri"/>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275989">
      <w:bodyDiv w:val="1"/>
      <w:marLeft w:val="0"/>
      <w:marRight w:val="0"/>
      <w:marTop w:val="0"/>
      <w:marBottom w:val="0"/>
      <w:divBdr>
        <w:top w:val="none" w:sz="0" w:space="0" w:color="auto"/>
        <w:left w:val="none" w:sz="0" w:space="0" w:color="auto"/>
        <w:bottom w:val="none" w:sz="0" w:space="0" w:color="auto"/>
        <w:right w:val="none" w:sz="0" w:space="0" w:color="auto"/>
      </w:divBdr>
      <w:divsChild>
        <w:div w:id="563639767">
          <w:marLeft w:val="0"/>
          <w:marRight w:val="0"/>
          <w:marTop w:val="0"/>
          <w:marBottom w:val="0"/>
          <w:divBdr>
            <w:top w:val="none" w:sz="0" w:space="0" w:color="auto"/>
            <w:left w:val="none" w:sz="0" w:space="0" w:color="auto"/>
            <w:bottom w:val="none" w:sz="0" w:space="0" w:color="auto"/>
            <w:right w:val="none" w:sz="0" w:space="0" w:color="auto"/>
          </w:divBdr>
          <w:divsChild>
            <w:div w:id="12447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JosephineConnelly/soyadapt_data_analysis" TargetMode="External"/><Relationship Id="rId18" Type="http://schemas.openxmlformats.org/officeDocument/2006/relationships/header" Target="header1.xml"/><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github.com/JosephineConnelly/soyadapt_data_analysis" TargetMode="Externa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1128C-2267-B94E-828C-BB582F50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2141</Words>
  <Characters>12205</Characters>
  <Application>Microsoft Office Word</Application>
  <DocSecurity>4</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Josephine Estelle Ananda Connelly</dc:creator>
  <cp:keywords/>
  <cp:lastModifiedBy>Guillaume Ramstein</cp:lastModifiedBy>
  <cp:revision>2</cp:revision>
  <dcterms:created xsi:type="dcterms:W3CDTF">2023-06-09T09:59:00Z</dcterms:created>
  <dcterms:modified xsi:type="dcterms:W3CDTF">2023-06-09T09:59:00Z</dcterms:modified>
</cp:coreProperties>
</file>